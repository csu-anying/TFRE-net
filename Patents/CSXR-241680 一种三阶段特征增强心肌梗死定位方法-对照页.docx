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DC6F75">
      <w:pPr>
        <w:keepNext/>
        <w:pBdr>
          <w:bottom w:val="single" w:color="auto" w:sz="12" w:space="1"/>
        </w:pBdr>
        <w:spacing w:after="241" w:afterLines="50" w:line="360" w:lineRule="auto"/>
        <w:jc w:val="center"/>
        <w:rPr>
          <w:rFonts w:ascii="楷体" w:hAnsi="楷体" w:eastAsia="楷体" w:cs="楷体"/>
          <w:b/>
          <w:sz w:val="36"/>
          <w:szCs w:val="28"/>
        </w:rPr>
      </w:pPr>
      <w:bookmarkStart w:id="0" w:name="BM_Split3"/>
      <w:r>
        <w:rPr>
          <w:rFonts w:hint="eastAsia" w:ascii="楷体" w:hAnsi="楷体" w:eastAsia="楷体" w:cs="楷体"/>
          <w:b/>
          <w:sz w:val="36"/>
          <w:szCs w:val="28"/>
        </w:rPr>
        <w:t>权  利  要  求  书</w:t>
      </w:r>
      <w:bookmarkEnd w:id="0"/>
    </w:p>
    <w:p w14:paraId="3CACCE25">
      <w:pPr>
        <w:numPr>
          <w:ilvl w:val="0"/>
          <w:numId w:val="0"/>
        </w:numPr>
        <w:ind w:firstLine="560" w:firstLineChars="200"/>
        <w:outlineLvl w:val="0"/>
        <w:rPr>
          <w:rFonts w:ascii="楷体" w:hAnsi="楷体" w:eastAsia="楷体" w:cs="楷体"/>
          <w:color w:val="000000"/>
          <w:sz w:val="28"/>
          <w:szCs w:val="28"/>
        </w:rPr>
      </w:pPr>
      <w:r>
        <w:rPr>
          <w:rFonts w:ascii="楷体" w:hAnsi="楷体" w:eastAsia="楷体" w:cs="楷体"/>
          <w:color w:val="000000"/>
          <w:kern w:val="2"/>
          <w:sz w:val="28"/>
          <w:szCs w:val="28"/>
          <w:lang w:val="en-US" w:eastAsia="zh-CN" w:bidi="ar-SA"/>
        </w:rPr>
        <w:t>1、</w:t>
      </w:r>
      <w:r>
        <w:rPr>
          <w:rFonts w:hint="eastAsia" w:ascii="楷体" w:hAnsi="楷体" w:eastAsia="楷体" w:cs="楷体"/>
          <w:color w:val="000000"/>
          <w:sz w:val="28"/>
          <w:szCs w:val="28"/>
        </w:rPr>
        <w:t>一种三阶段特征增强心肌梗死定位方法，其特征在于，包括：</w:t>
      </w:r>
    </w:p>
    <w:p w14:paraId="4C6D37FC">
      <w:pPr>
        <w:ind w:firstLine="560"/>
        <w:outlineLvl w:val="0"/>
        <w:rPr>
          <w:rFonts w:ascii="楷体" w:hAnsi="楷体" w:eastAsia="楷体" w:cs="楷体"/>
          <w:color w:val="000000"/>
          <w:sz w:val="28"/>
          <w:szCs w:val="28"/>
        </w:rPr>
      </w:pPr>
      <w:r>
        <w:rPr>
          <w:rFonts w:hint="eastAsia" w:ascii="楷体" w:hAnsi="楷体" w:eastAsia="楷体" w:cs="楷体"/>
          <w:color w:val="000000"/>
          <w:sz w:val="28"/>
          <w:szCs w:val="28"/>
        </w:rPr>
        <w:t>步骤1，以预设的采样率对原始心电图数据进行采样，得到样本数据集；</w:t>
      </w:r>
    </w:p>
    <w:p w14:paraId="49BBCEC4">
      <w:pPr>
        <w:ind w:firstLine="560"/>
        <w:outlineLvl w:val="0"/>
        <w:rPr>
          <w:ins w:id="0" w:author="Administrator" w:date="2025-03-11T08:31:12Z"/>
          <w:rFonts w:hint="eastAsia" w:ascii="楷体" w:hAnsi="楷体" w:eastAsia="楷体" w:cs="楷体"/>
          <w:color w:val="000000"/>
          <w:sz w:val="28"/>
          <w:szCs w:val="28"/>
          <w:lang w:eastAsia="zh-CN"/>
        </w:rPr>
      </w:pPr>
      <w:r>
        <w:rPr>
          <w:rFonts w:hint="eastAsia" w:ascii="楷体" w:hAnsi="楷体" w:eastAsia="楷体" w:cs="楷体"/>
          <w:color w:val="000000"/>
          <w:sz w:val="28"/>
          <w:szCs w:val="28"/>
        </w:rPr>
        <w:t>步骤2，对样本数据集进行数据增强后得到训练集，其中，所述数据增强包括随机裁剪和拉长处理</w:t>
      </w:r>
      <w:ins w:id="1" w:author="Administrator" w:date="2025-03-11T08:31:12Z">
        <w:r>
          <w:rPr>
            <w:rFonts w:hint="eastAsia" w:ascii="楷体" w:hAnsi="楷体" w:eastAsia="楷体" w:cs="楷体"/>
            <w:color w:val="000000"/>
            <w:sz w:val="28"/>
            <w:szCs w:val="28"/>
            <w:lang w:eastAsia="zh-CN"/>
          </w:rPr>
          <w:t>；</w:t>
        </w:r>
      </w:ins>
    </w:p>
    <w:p w14:paraId="0D7BF34A">
      <w:pPr>
        <w:numPr>
          <w:ilvl w:val="0"/>
          <w:numId w:val="0"/>
        </w:numPr>
        <w:ind w:firstLine="560" w:firstLineChars="200"/>
        <w:outlineLvl w:val="0"/>
        <w:rPr>
          <w:ins w:id="2" w:author="Administrator" w:date="2025-03-11T08:31:13Z"/>
          <w:rFonts w:ascii="楷体" w:hAnsi="楷体" w:eastAsia="楷体" w:cs="楷体"/>
          <w:color w:val="000000"/>
          <w:sz w:val="28"/>
          <w:szCs w:val="28"/>
        </w:rPr>
      </w:pPr>
      <w:ins w:id="3" w:author="Administrator" w:date="2025-03-11T08:31:13Z">
        <w:r>
          <w:rPr>
            <w:rFonts w:hint="eastAsia" w:ascii="楷体" w:hAnsi="楷体" w:eastAsia="楷体" w:cs="楷体"/>
            <w:color w:val="000000"/>
            <w:sz w:val="28"/>
            <w:szCs w:val="28"/>
          </w:rPr>
          <w:t>所述步骤2具体包括：</w:t>
        </w:r>
      </w:ins>
    </w:p>
    <w:p w14:paraId="33947472">
      <w:pPr>
        <w:ind w:firstLine="560" w:firstLineChars="200"/>
        <w:outlineLvl w:val="0"/>
        <w:rPr>
          <w:ins w:id="4" w:author="Administrator" w:date="2025-03-11T08:31:13Z"/>
          <w:rFonts w:ascii="楷体" w:hAnsi="楷体" w:eastAsia="楷体" w:cs="楷体"/>
          <w:color w:val="000000"/>
          <w:sz w:val="28"/>
          <w:szCs w:val="28"/>
        </w:rPr>
      </w:pPr>
      <w:ins w:id="5" w:author="Administrator" w:date="2025-03-11T08:31:13Z">
        <w:r>
          <w:rPr>
            <w:rFonts w:hint="eastAsia" w:ascii="楷体" w:hAnsi="楷体" w:eastAsia="楷体" w:cs="楷体"/>
            <w:color w:val="000000"/>
            <w:sz w:val="28"/>
            <w:szCs w:val="28"/>
          </w:rPr>
          <w:t>步骤2.1，根据样本类别的数量将样本数据集分为多数类样本和少数类样本；</w:t>
        </w:r>
      </w:ins>
    </w:p>
    <w:p w14:paraId="15099085">
      <w:pPr>
        <w:ind w:firstLine="560"/>
        <w:outlineLvl w:val="0"/>
        <w:rPr>
          <w:rFonts w:ascii="楷体" w:hAnsi="楷体" w:eastAsia="楷体" w:cs="楷体"/>
          <w:color w:val="000000"/>
          <w:sz w:val="28"/>
          <w:szCs w:val="28"/>
        </w:rPr>
      </w:pPr>
      <w:ins w:id="6" w:author="Administrator" w:date="2025-03-11T08:31:13Z">
        <w:r>
          <w:rPr>
            <w:rFonts w:hint="eastAsia" w:ascii="楷体" w:hAnsi="楷体" w:eastAsia="楷体" w:cs="楷体"/>
            <w:color w:val="000000"/>
            <w:sz w:val="28"/>
            <w:szCs w:val="28"/>
          </w:rPr>
          <w:t>步骤2.2，对少数类样本进行随机裁剪和拉长处理生成新的样本加入样本数据集，形成训练集</w:t>
        </w:r>
      </w:ins>
      <w:r>
        <w:rPr>
          <w:rFonts w:hint="eastAsia" w:ascii="楷体" w:hAnsi="楷体" w:eastAsia="楷体" w:cs="楷体"/>
          <w:color w:val="000000"/>
          <w:sz w:val="28"/>
          <w:szCs w:val="28"/>
        </w:rPr>
        <w:t>；</w:t>
      </w:r>
    </w:p>
    <w:p w14:paraId="419F0E6E">
      <w:pPr>
        <w:ind w:firstLine="560"/>
        <w:outlineLvl w:val="0"/>
        <w:rPr>
          <w:ins w:id="7" w:author="Administrator" w:date="2025-03-11T08:31:23Z"/>
          <w:rFonts w:hint="eastAsia" w:ascii="楷体" w:hAnsi="楷体" w:eastAsia="楷体" w:cs="楷体"/>
          <w:color w:val="000000"/>
          <w:sz w:val="28"/>
          <w:szCs w:val="28"/>
          <w:lang w:eastAsia="zh-CN"/>
        </w:rPr>
      </w:pPr>
      <w:r>
        <w:rPr>
          <w:rFonts w:hint="eastAsia" w:ascii="楷体" w:hAnsi="楷体" w:eastAsia="楷体" w:cs="楷体"/>
          <w:color w:val="000000"/>
          <w:sz w:val="28"/>
          <w:szCs w:val="28"/>
        </w:rPr>
        <w:t>步骤3，利用训练集进行初始模型一阶段训练，生成导联贡献图</w:t>
      </w:r>
      <w:ins w:id="8" w:author="Administrator" w:date="2025-03-11T08:31:23Z">
        <w:r>
          <w:rPr>
            <w:rFonts w:hint="eastAsia" w:ascii="楷体" w:hAnsi="楷体" w:eastAsia="楷体" w:cs="楷体"/>
            <w:color w:val="000000"/>
            <w:sz w:val="28"/>
            <w:szCs w:val="28"/>
            <w:lang w:eastAsia="zh-CN"/>
          </w:rPr>
          <w:t>；</w:t>
        </w:r>
      </w:ins>
    </w:p>
    <w:p w14:paraId="05916A2F">
      <w:pPr>
        <w:numPr>
          <w:ilvl w:val="0"/>
          <w:numId w:val="0"/>
        </w:numPr>
        <w:ind w:firstLine="560" w:firstLineChars="200"/>
        <w:outlineLvl w:val="0"/>
        <w:rPr>
          <w:ins w:id="9" w:author="Administrator" w:date="2025-03-11T08:31:23Z"/>
          <w:rFonts w:ascii="楷体" w:hAnsi="楷体" w:eastAsia="楷体" w:cs="楷体"/>
          <w:color w:val="000000"/>
          <w:sz w:val="28"/>
          <w:szCs w:val="28"/>
        </w:rPr>
      </w:pPr>
      <w:ins w:id="10" w:author="Administrator" w:date="2025-03-11T08:31:23Z">
        <w:r>
          <w:rPr>
            <w:rFonts w:hint="eastAsia" w:ascii="楷体" w:hAnsi="楷体" w:eastAsia="楷体" w:cs="楷体"/>
            <w:color w:val="000000"/>
            <w:sz w:val="28"/>
            <w:szCs w:val="28"/>
          </w:rPr>
          <w:t>所述步骤3具体包括：</w:t>
        </w:r>
      </w:ins>
    </w:p>
    <w:p w14:paraId="42280922">
      <w:pPr>
        <w:ind w:firstLine="560" w:firstLineChars="200"/>
        <w:outlineLvl w:val="0"/>
        <w:rPr>
          <w:ins w:id="11" w:author="Administrator" w:date="2025-03-11T08:31:23Z"/>
          <w:rFonts w:ascii="楷体" w:hAnsi="楷体" w:eastAsia="楷体" w:cs="楷体"/>
          <w:color w:val="000000"/>
          <w:sz w:val="28"/>
          <w:szCs w:val="28"/>
        </w:rPr>
      </w:pPr>
      <w:ins w:id="12" w:author="Administrator" w:date="2025-03-11T08:31:23Z">
        <w:r>
          <w:rPr>
            <w:rFonts w:hint="eastAsia" w:ascii="楷体" w:hAnsi="楷体" w:eastAsia="楷体" w:cs="楷体"/>
            <w:color w:val="000000"/>
            <w:sz w:val="28"/>
            <w:szCs w:val="28"/>
          </w:rPr>
          <w:t>步骤3.1，将训练集输入初始模型，对训练集中每个导联和预设数量分类任务生成贡献分数；</w:t>
        </w:r>
      </w:ins>
    </w:p>
    <w:p w14:paraId="5E7275DB">
      <w:pPr>
        <w:ind w:firstLine="560" w:firstLineChars="200"/>
        <w:outlineLvl w:val="0"/>
        <w:rPr>
          <w:ins w:id="13" w:author="Administrator" w:date="2025-03-11T08:31:23Z"/>
          <w:rFonts w:ascii="楷体" w:hAnsi="楷体" w:eastAsia="楷体" w:cs="楷体"/>
          <w:color w:val="000000"/>
          <w:sz w:val="28"/>
          <w:szCs w:val="28"/>
        </w:rPr>
      </w:pPr>
      <w:ins w:id="14" w:author="Administrator" w:date="2025-03-11T08:31:23Z">
        <w:r>
          <w:rPr>
            <w:rFonts w:hint="eastAsia" w:ascii="楷体" w:hAnsi="楷体" w:eastAsia="楷体" w:cs="楷体"/>
            <w:color w:val="000000"/>
            <w:sz w:val="28"/>
            <w:szCs w:val="28"/>
          </w:rPr>
          <w:t>步骤3.2，针对少数类样本，将每个导联的分数整理为对应的多维向量，其中，所述向量的维度与少数类样本的样本类别的数量相同；</w:t>
        </w:r>
      </w:ins>
    </w:p>
    <w:p w14:paraId="5AEAD7B0">
      <w:pPr>
        <w:ind w:firstLine="560" w:firstLineChars="200"/>
        <w:outlineLvl w:val="0"/>
        <w:rPr>
          <w:ins w:id="15" w:author="Administrator" w:date="2025-03-11T08:31:23Z"/>
          <w:rFonts w:ascii="楷体" w:hAnsi="楷体" w:eastAsia="楷体" w:cs="楷体"/>
          <w:color w:val="000000"/>
          <w:sz w:val="28"/>
          <w:szCs w:val="28"/>
        </w:rPr>
      </w:pPr>
      <w:ins w:id="16" w:author="Administrator" w:date="2025-03-11T08:31:23Z">
        <w:r>
          <w:rPr>
            <w:rFonts w:hint="eastAsia" w:ascii="楷体" w:hAnsi="楷体" w:eastAsia="楷体" w:cs="楷体"/>
            <w:color w:val="000000"/>
            <w:sz w:val="28"/>
            <w:szCs w:val="28"/>
          </w:rPr>
          <w:t>步骤3.3，筛选出贡献分数超过阈值的导联，在筛选出的导联向量间，使用皮尔逊相关系数计算每对导联贡献向量的相似性；</w:t>
        </w:r>
      </w:ins>
    </w:p>
    <w:p w14:paraId="2AFA0D38">
      <w:pPr>
        <w:ind w:firstLine="560"/>
        <w:outlineLvl w:val="0"/>
        <w:rPr>
          <w:rFonts w:ascii="楷体" w:hAnsi="楷体" w:eastAsia="楷体" w:cs="楷体"/>
          <w:color w:val="000000"/>
          <w:sz w:val="28"/>
          <w:szCs w:val="28"/>
        </w:rPr>
      </w:pPr>
      <w:ins w:id="17" w:author="Administrator" w:date="2025-03-11T08:31:23Z">
        <w:r>
          <w:rPr>
            <w:rFonts w:hint="eastAsia" w:ascii="楷体" w:hAnsi="楷体" w:eastAsia="楷体" w:cs="楷体"/>
            <w:color w:val="000000"/>
            <w:sz w:val="28"/>
            <w:szCs w:val="28"/>
          </w:rPr>
          <w:t>步骤3.4，在相关性最高的导联对之间建立边，形成导联贡献图</w:t>
        </w:r>
      </w:ins>
      <w:r>
        <w:rPr>
          <w:rFonts w:hint="eastAsia" w:ascii="楷体" w:hAnsi="楷体" w:eastAsia="楷体" w:cs="楷体"/>
          <w:color w:val="000000"/>
          <w:sz w:val="28"/>
          <w:szCs w:val="28"/>
        </w:rPr>
        <w:t>；</w:t>
      </w:r>
    </w:p>
    <w:p w14:paraId="55D9DB15">
      <w:pPr>
        <w:ind w:firstLine="560"/>
        <w:outlineLvl w:val="0"/>
        <w:rPr>
          <w:rFonts w:ascii="楷体" w:hAnsi="楷体" w:eastAsia="楷体" w:cs="楷体"/>
          <w:color w:val="000000"/>
          <w:sz w:val="28"/>
          <w:szCs w:val="28"/>
        </w:rPr>
      </w:pPr>
      <w:r>
        <w:rPr>
          <w:rFonts w:hint="eastAsia" w:ascii="楷体" w:hAnsi="楷体" w:eastAsia="楷体" w:cs="楷体"/>
          <w:color w:val="000000"/>
          <w:sz w:val="28"/>
          <w:szCs w:val="28"/>
        </w:rPr>
        <w:t>步骤4，使用训练集中少数类样本和导联贡献图进行初始模型二阶段训练，使用加权二分类交叉熵损失函数进行反向传播更新初始模型参数并冻结初始模型中骨干网络的部分网络参数；</w:t>
      </w:r>
    </w:p>
    <w:p w14:paraId="21B6A83F">
      <w:pPr>
        <w:ind w:firstLine="560"/>
        <w:outlineLvl w:val="0"/>
        <w:rPr>
          <w:rFonts w:ascii="楷体" w:hAnsi="楷体" w:eastAsia="楷体" w:cs="楷体"/>
          <w:color w:val="000000"/>
          <w:sz w:val="28"/>
          <w:szCs w:val="28"/>
        </w:rPr>
      </w:pPr>
      <w:r>
        <w:rPr>
          <w:rFonts w:hint="eastAsia" w:ascii="楷体" w:hAnsi="楷体" w:eastAsia="楷体" w:cs="楷体"/>
          <w:color w:val="000000"/>
          <w:sz w:val="28"/>
          <w:szCs w:val="28"/>
        </w:rPr>
        <w:t>步骤5，利用训练集和导联贡献图进行初始模型三阶段训练，使用加权二分类交叉熵损失函数进行反向传播更新初始模型中的图时空交叉注意力网络的网络参数并结合训练好的骨干网络和多分支分类结构形成目标模型；</w:t>
      </w:r>
    </w:p>
    <w:p w14:paraId="776136C6">
      <w:pPr>
        <w:ind w:firstLine="560"/>
        <w:outlineLvl w:val="0"/>
        <w:rPr>
          <w:rFonts w:ascii="楷体" w:hAnsi="楷体" w:eastAsia="楷体" w:cs="楷体"/>
          <w:color w:val="000000"/>
          <w:sz w:val="28"/>
          <w:szCs w:val="28"/>
        </w:rPr>
      </w:pPr>
      <w:r>
        <w:rPr>
          <w:rFonts w:hint="eastAsia" w:ascii="楷体" w:hAnsi="楷体" w:eastAsia="楷体" w:cs="楷体"/>
          <w:color w:val="000000"/>
          <w:sz w:val="28"/>
          <w:szCs w:val="28"/>
        </w:rPr>
        <w:t>步骤6，将目标心电图数据输入优化后的目标模型，得到定位结果。</w:t>
      </w:r>
    </w:p>
    <w:p w14:paraId="677F4B7B">
      <w:pPr>
        <w:numPr>
          <w:ilvl w:val="0"/>
          <w:numId w:val="0"/>
        </w:numPr>
        <w:ind w:firstLine="560" w:firstLineChars="200"/>
        <w:outlineLvl w:val="0"/>
        <w:rPr>
          <w:del w:id="18" w:author="Administrator" w:date="2025-03-11T09:59:32Z"/>
          <w:rFonts w:ascii="楷体" w:hAnsi="楷体" w:eastAsia="楷体" w:cs="楷体"/>
          <w:color w:val="000000"/>
          <w:sz w:val="28"/>
          <w:szCs w:val="28"/>
        </w:rPr>
      </w:pPr>
      <w:del w:id="19" w:author="Administrator" w:date="2025-03-11T09:59:32Z">
        <w:r>
          <w:rPr>
            <w:rFonts w:ascii="楷体" w:hAnsi="楷体" w:eastAsia="楷体" w:cs="楷体"/>
            <w:color w:val="000000"/>
            <w:kern w:val="2"/>
            <w:sz w:val="28"/>
            <w:szCs w:val="28"/>
            <w:lang w:val="en-US" w:eastAsia="zh-CN" w:bidi="ar-SA"/>
          </w:rPr>
          <w:delText>2、</w:delText>
        </w:r>
      </w:del>
      <w:del w:id="20" w:author="Administrator" w:date="2025-03-11T09:59:32Z">
        <w:r>
          <w:rPr>
            <w:rFonts w:hint="eastAsia" w:ascii="楷体" w:hAnsi="楷体" w:eastAsia="楷体" w:cs="楷体"/>
            <w:color w:val="000000"/>
            <w:sz w:val="28"/>
            <w:szCs w:val="28"/>
          </w:rPr>
          <w:delText>根据权利要求1所述的方法，其特征在于，所述步骤2具体包括：</w:delText>
        </w:r>
      </w:del>
    </w:p>
    <w:p w14:paraId="197F89C6">
      <w:pPr>
        <w:ind w:firstLine="560" w:firstLineChars="200"/>
        <w:outlineLvl w:val="0"/>
        <w:rPr>
          <w:del w:id="21" w:author="Administrator" w:date="2025-03-11T09:59:32Z"/>
          <w:rFonts w:ascii="楷体" w:hAnsi="楷体" w:eastAsia="楷体" w:cs="楷体"/>
          <w:color w:val="000000"/>
          <w:sz w:val="28"/>
          <w:szCs w:val="28"/>
        </w:rPr>
      </w:pPr>
      <w:del w:id="22" w:author="Administrator" w:date="2025-03-11T09:59:32Z">
        <w:r>
          <w:rPr>
            <w:rFonts w:hint="eastAsia" w:ascii="楷体" w:hAnsi="楷体" w:eastAsia="楷体" w:cs="楷体"/>
            <w:color w:val="000000"/>
            <w:sz w:val="28"/>
            <w:szCs w:val="28"/>
          </w:rPr>
          <w:delText>步骤2.1，根据样本类别的数量将样本数据集分为多数类样本和少数类样本；</w:delText>
        </w:r>
      </w:del>
    </w:p>
    <w:p w14:paraId="4CD52D79">
      <w:pPr>
        <w:ind w:firstLine="560" w:firstLineChars="200"/>
        <w:outlineLvl w:val="0"/>
        <w:rPr>
          <w:del w:id="23" w:author="Administrator" w:date="2025-03-11T09:59:32Z"/>
          <w:rFonts w:ascii="楷体" w:hAnsi="楷体" w:eastAsia="楷体" w:cs="楷体"/>
          <w:color w:val="000000"/>
          <w:sz w:val="28"/>
          <w:szCs w:val="28"/>
        </w:rPr>
      </w:pPr>
      <w:del w:id="24" w:author="Administrator" w:date="2025-03-11T09:59:32Z">
        <w:r>
          <w:rPr>
            <w:rFonts w:hint="eastAsia" w:ascii="楷体" w:hAnsi="楷体" w:eastAsia="楷体" w:cs="楷体"/>
            <w:color w:val="000000"/>
            <w:sz w:val="28"/>
            <w:szCs w:val="28"/>
          </w:rPr>
          <w:delText>步骤2.2，对少数类样本进行随机裁剪和拉长处理生成新的样本加入样本数据集，形成训练集。</w:delText>
        </w:r>
      </w:del>
    </w:p>
    <w:p w14:paraId="293E4BCE">
      <w:pPr>
        <w:numPr>
          <w:ilvl w:val="0"/>
          <w:numId w:val="0"/>
        </w:numPr>
        <w:ind w:firstLine="560" w:firstLineChars="200"/>
        <w:outlineLvl w:val="0"/>
        <w:rPr>
          <w:del w:id="25" w:author="Administrator" w:date="2025-03-11T09:59:32Z"/>
          <w:rFonts w:ascii="楷体" w:hAnsi="楷体" w:eastAsia="楷体" w:cs="楷体"/>
          <w:color w:val="000000"/>
          <w:sz w:val="28"/>
          <w:szCs w:val="28"/>
        </w:rPr>
      </w:pPr>
      <w:del w:id="26" w:author="Administrator" w:date="2025-03-11T09:59:32Z">
        <w:r>
          <w:rPr>
            <w:rFonts w:ascii="楷体" w:hAnsi="楷体" w:eastAsia="楷体" w:cs="楷体"/>
            <w:color w:val="000000"/>
            <w:kern w:val="2"/>
            <w:sz w:val="28"/>
            <w:szCs w:val="28"/>
            <w:lang w:val="en-US" w:eastAsia="zh-CN" w:bidi="ar-SA"/>
          </w:rPr>
          <w:delText>3、</w:delText>
        </w:r>
      </w:del>
      <w:del w:id="27" w:author="Administrator" w:date="2025-03-11T09:59:32Z">
        <w:r>
          <w:rPr>
            <w:rFonts w:hint="eastAsia" w:ascii="楷体" w:hAnsi="楷体" w:eastAsia="楷体" w:cs="楷体"/>
            <w:color w:val="000000"/>
            <w:sz w:val="28"/>
            <w:szCs w:val="28"/>
          </w:rPr>
          <w:delText>根据权利要求2所述的方法，其特征在于，所述步骤3具体包括：</w:delText>
        </w:r>
      </w:del>
    </w:p>
    <w:p w14:paraId="55EEF74D">
      <w:pPr>
        <w:ind w:firstLine="560" w:firstLineChars="200"/>
        <w:outlineLvl w:val="0"/>
        <w:rPr>
          <w:del w:id="28" w:author="Administrator" w:date="2025-03-11T09:59:32Z"/>
          <w:rFonts w:ascii="楷体" w:hAnsi="楷体" w:eastAsia="楷体" w:cs="楷体"/>
          <w:color w:val="000000"/>
          <w:sz w:val="28"/>
          <w:szCs w:val="28"/>
        </w:rPr>
      </w:pPr>
      <w:del w:id="29" w:author="Administrator" w:date="2025-03-11T09:59:32Z">
        <w:r>
          <w:rPr>
            <w:rFonts w:hint="eastAsia" w:ascii="楷体" w:hAnsi="楷体" w:eastAsia="楷体" w:cs="楷体"/>
            <w:color w:val="000000"/>
            <w:sz w:val="28"/>
            <w:szCs w:val="28"/>
          </w:rPr>
          <w:delText>步骤3.1，将训练集输入初始模型，对训练集中每个导联和预设数量分类任务生成贡献分数；</w:delText>
        </w:r>
      </w:del>
    </w:p>
    <w:p w14:paraId="4B921A2A">
      <w:pPr>
        <w:ind w:firstLine="560" w:firstLineChars="200"/>
        <w:outlineLvl w:val="0"/>
        <w:rPr>
          <w:del w:id="30" w:author="Administrator" w:date="2025-03-11T09:59:32Z"/>
          <w:rFonts w:ascii="楷体" w:hAnsi="楷体" w:eastAsia="楷体" w:cs="楷体"/>
          <w:color w:val="000000"/>
          <w:sz w:val="28"/>
          <w:szCs w:val="28"/>
        </w:rPr>
      </w:pPr>
      <w:del w:id="31" w:author="Administrator" w:date="2025-03-11T09:59:32Z">
        <w:r>
          <w:rPr>
            <w:rFonts w:hint="eastAsia" w:ascii="楷体" w:hAnsi="楷体" w:eastAsia="楷体" w:cs="楷体"/>
            <w:color w:val="000000"/>
            <w:sz w:val="28"/>
            <w:szCs w:val="28"/>
          </w:rPr>
          <w:delText>步骤3.2，针对少数类样本，将每个导联的分数整理为对应的多维向量，其中，所述向量的维度与少数类样本的样本类别的数量相同；</w:delText>
        </w:r>
      </w:del>
    </w:p>
    <w:p w14:paraId="3F02AB41">
      <w:pPr>
        <w:ind w:firstLine="560" w:firstLineChars="200"/>
        <w:outlineLvl w:val="0"/>
        <w:rPr>
          <w:del w:id="32" w:author="Administrator" w:date="2025-03-11T09:59:32Z"/>
          <w:rFonts w:ascii="楷体" w:hAnsi="楷体" w:eastAsia="楷体" w:cs="楷体"/>
          <w:color w:val="000000"/>
          <w:sz w:val="28"/>
          <w:szCs w:val="28"/>
        </w:rPr>
      </w:pPr>
      <w:del w:id="33" w:author="Administrator" w:date="2025-03-11T09:59:32Z">
        <w:r>
          <w:rPr>
            <w:rFonts w:hint="eastAsia" w:ascii="楷体" w:hAnsi="楷体" w:eastAsia="楷体" w:cs="楷体"/>
            <w:color w:val="000000"/>
            <w:sz w:val="28"/>
            <w:szCs w:val="28"/>
          </w:rPr>
          <w:delText>步骤3.3，筛选出贡献分数超过阈值的导联，在筛选出的导联向量间，使用皮尔逊相关系数计算每对导联贡献向量的相似性；</w:delText>
        </w:r>
      </w:del>
    </w:p>
    <w:p w14:paraId="6470A8F7">
      <w:pPr>
        <w:ind w:firstLine="560" w:firstLineChars="200"/>
        <w:outlineLvl w:val="0"/>
        <w:rPr>
          <w:del w:id="34" w:author="Administrator" w:date="2025-03-11T09:59:32Z"/>
          <w:rFonts w:ascii="楷体" w:hAnsi="楷体" w:eastAsia="楷体" w:cs="楷体"/>
          <w:color w:val="000000"/>
          <w:sz w:val="28"/>
          <w:szCs w:val="28"/>
        </w:rPr>
      </w:pPr>
      <w:del w:id="35" w:author="Administrator" w:date="2025-03-11T09:59:32Z">
        <w:r>
          <w:rPr>
            <w:rFonts w:hint="eastAsia" w:ascii="楷体" w:hAnsi="楷体" w:eastAsia="楷体" w:cs="楷体"/>
            <w:color w:val="000000"/>
            <w:sz w:val="28"/>
            <w:szCs w:val="28"/>
          </w:rPr>
          <w:delText>步骤3.4，在相关性最高的导联对之间建立边，形成导联贡献图。</w:delText>
        </w:r>
      </w:del>
    </w:p>
    <w:p w14:paraId="510EE917">
      <w:pPr>
        <w:numPr>
          <w:ilvl w:val="0"/>
          <w:numId w:val="0"/>
        </w:numPr>
        <w:ind w:firstLine="560" w:firstLineChars="200"/>
        <w:outlineLvl w:val="0"/>
        <w:rPr>
          <w:rFonts w:ascii="楷体" w:hAnsi="楷体" w:eastAsia="楷体" w:cs="楷体"/>
          <w:color w:val="000000"/>
          <w:sz w:val="28"/>
          <w:szCs w:val="28"/>
        </w:rPr>
      </w:pPr>
      <w:del w:id="36" w:author="Administrator" w:date="2025-03-11T09:59:35Z">
        <w:r>
          <w:rPr>
            <w:rFonts w:hint="default" w:ascii="楷体" w:hAnsi="楷体" w:eastAsia="楷体" w:cs="楷体"/>
            <w:color w:val="000000"/>
            <w:kern w:val="2"/>
            <w:sz w:val="28"/>
            <w:szCs w:val="28"/>
            <w:lang w:val="en-US" w:eastAsia="zh-CN" w:bidi="ar-SA"/>
          </w:rPr>
          <w:delText>4</w:delText>
        </w:r>
      </w:del>
      <w:ins w:id="37" w:author="Administrator" w:date="2025-03-11T09:59:35Z">
        <w:r>
          <w:rPr>
            <w:rFonts w:hint="eastAsia" w:ascii="楷体" w:hAnsi="楷体" w:eastAsia="楷体" w:cs="楷体"/>
            <w:color w:val="000000"/>
            <w:kern w:val="2"/>
            <w:sz w:val="28"/>
            <w:szCs w:val="28"/>
            <w:lang w:val="en-US" w:eastAsia="zh-CN" w:bidi="ar-SA"/>
          </w:rPr>
          <w:t>2</w:t>
        </w:r>
      </w:ins>
      <w:r>
        <w:rPr>
          <w:rFonts w:ascii="楷体" w:hAnsi="楷体" w:eastAsia="楷体" w:cs="楷体"/>
          <w:color w:val="000000"/>
          <w:kern w:val="2"/>
          <w:sz w:val="28"/>
          <w:szCs w:val="28"/>
          <w:lang w:val="en-US" w:eastAsia="zh-CN" w:bidi="ar-SA"/>
        </w:rPr>
        <w:t>、</w:t>
      </w:r>
      <w:r>
        <w:rPr>
          <w:rFonts w:hint="eastAsia" w:ascii="楷体" w:hAnsi="楷体" w:eastAsia="楷体" w:cs="楷体"/>
          <w:color w:val="000000"/>
          <w:sz w:val="28"/>
          <w:szCs w:val="28"/>
        </w:rPr>
        <w:t>根据权利要求</w:t>
      </w:r>
      <w:del w:id="38" w:author="Administrator" w:date="2025-03-11T09:59:51Z">
        <w:r>
          <w:rPr>
            <w:rFonts w:hint="default" w:ascii="楷体" w:hAnsi="楷体" w:eastAsia="楷体" w:cs="楷体"/>
            <w:color w:val="000000"/>
            <w:sz w:val="28"/>
            <w:szCs w:val="28"/>
            <w:lang w:val="en-US"/>
          </w:rPr>
          <w:delText>3</w:delText>
        </w:r>
      </w:del>
      <w:ins w:id="39" w:author="Administrator" w:date="2025-03-11T09:59:51Z">
        <w:r>
          <w:rPr>
            <w:rFonts w:hint="eastAsia" w:ascii="楷体" w:hAnsi="楷体" w:eastAsia="楷体" w:cs="楷体"/>
            <w:color w:val="000000"/>
            <w:sz w:val="28"/>
            <w:szCs w:val="28"/>
            <w:lang w:val="en-US" w:eastAsia="zh-CN"/>
          </w:rPr>
          <w:t>1</w:t>
        </w:r>
      </w:ins>
      <w:bookmarkStart w:id="2" w:name="_GoBack"/>
      <w:bookmarkEnd w:id="2"/>
      <w:r>
        <w:rPr>
          <w:rFonts w:hint="eastAsia" w:ascii="楷体" w:hAnsi="楷体" w:eastAsia="楷体" w:cs="楷体"/>
          <w:color w:val="000000"/>
          <w:sz w:val="28"/>
          <w:szCs w:val="28"/>
        </w:rPr>
        <w:t>所述的方法，其特征在于，所述皮尔逊相关系数的表达式为</w:t>
      </w:r>
    </w:p>
    <w:p w14:paraId="4410FDA2">
      <w:pPr>
        <w:ind w:firstLine="560" w:firstLineChars="200"/>
        <w:outlineLvl w:val="0"/>
        <w:rPr>
          <w:rFonts w:ascii="楷体" w:hAnsi="楷体" w:eastAsia="楷体" w:cs="楷体"/>
          <w:color w:val="000000"/>
          <w:sz w:val="28"/>
          <w:szCs w:val="28"/>
        </w:rPr>
      </w:pPr>
      <m:oMathPara>
        <m:oMath>
          <m:r>
            <m:rPr>
              <m:sty m:val="p"/>
            </m:rPr>
            <w:rPr>
              <w:rFonts w:hint="eastAsia" w:ascii="Cambria Math" w:hAnsi="Cambria Math" w:eastAsia="楷体" w:cs="楷体"/>
              <w:color w:val="000000"/>
              <w:sz w:val="28"/>
              <w:szCs w:val="28"/>
            </w:rPr>
            <m:t>r(</m:t>
          </m:r>
          <m:sSub>
            <m:sSubPr>
              <m:ctrlPr>
                <w:rPr>
                  <w:rFonts w:hint="eastAsia" w:ascii="Cambria Math" w:hAnsi="Cambria Math" w:eastAsia="楷体" w:cs="楷体"/>
                  <w:color w:val="000000"/>
                  <w:sz w:val="28"/>
                  <w:szCs w:val="28"/>
                </w:rPr>
              </m:ctrlPr>
            </m:sSubPr>
            <m:e>
              <m:r>
                <m:rPr>
                  <m:sty m:val="p"/>
                </m:rPr>
                <w:rPr>
                  <w:rFonts w:hint="eastAsia" w:ascii="Cambria Math" w:hAnsi="Cambria Math" w:eastAsia="楷体" w:cs="楷体"/>
                  <w:color w:val="000000"/>
                  <w:sz w:val="28"/>
                  <w:szCs w:val="28"/>
                </w:rPr>
                <m:t>V</m:t>
              </m:r>
              <m:ctrlPr>
                <w:rPr>
                  <w:rFonts w:hint="eastAsia" w:ascii="Cambria Math" w:hAnsi="Cambria Math" w:eastAsia="楷体" w:cs="楷体"/>
                  <w:color w:val="000000"/>
                  <w:sz w:val="28"/>
                  <w:szCs w:val="28"/>
                </w:rPr>
              </m:ctrlPr>
            </m:e>
            <m:sub>
              <m:r>
                <m:rPr>
                  <m:sty m:val="p"/>
                </m:rPr>
                <w:rPr>
                  <w:rFonts w:hint="eastAsia" w:ascii="Cambria Math" w:hAnsi="Cambria Math" w:eastAsia="楷体" w:cs="楷体"/>
                  <w:color w:val="000000"/>
                  <w:sz w:val="28"/>
                  <w:szCs w:val="28"/>
                </w:rPr>
                <m:t>j</m:t>
              </m:r>
              <m:ctrlPr>
                <w:rPr>
                  <w:rFonts w:hint="eastAsia" w:ascii="Cambria Math" w:hAnsi="Cambria Math" w:eastAsia="楷体" w:cs="楷体"/>
                  <w:color w:val="000000"/>
                  <w:sz w:val="28"/>
                  <w:szCs w:val="28"/>
                </w:rPr>
              </m:ctrlPr>
            </m:sub>
          </m:sSub>
          <m:r>
            <m:rPr>
              <m:sty m:val="p"/>
            </m:rPr>
            <w:rPr>
              <w:rFonts w:hint="eastAsia" w:ascii="Cambria Math" w:hAnsi="Cambria Math" w:eastAsia="楷体" w:cs="楷体"/>
              <w:color w:val="000000"/>
              <w:sz w:val="28"/>
              <w:szCs w:val="28"/>
            </w:rPr>
            <m:t>,</m:t>
          </m:r>
          <m:sSub>
            <m:sSubPr>
              <m:ctrlPr>
                <w:rPr>
                  <w:rFonts w:hint="eastAsia" w:ascii="Cambria Math" w:hAnsi="Cambria Math" w:eastAsia="楷体" w:cs="楷体"/>
                  <w:color w:val="000000"/>
                  <w:sz w:val="28"/>
                  <w:szCs w:val="28"/>
                </w:rPr>
              </m:ctrlPr>
            </m:sSubPr>
            <m:e>
              <m:r>
                <m:rPr>
                  <m:sty m:val="p"/>
                </m:rPr>
                <w:rPr>
                  <w:rFonts w:hint="eastAsia" w:ascii="Cambria Math" w:hAnsi="Cambria Math" w:eastAsia="楷体" w:cs="楷体"/>
                  <w:color w:val="000000"/>
                  <w:sz w:val="28"/>
                  <w:szCs w:val="28"/>
                </w:rPr>
                <m:t>V</m:t>
              </m:r>
              <m:ctrlPr>
                <w:rPr>
                  <w:rFonts w:hint="eastAsia" w:ascii="Cambria Math" w:hAnsi="Cambria Math" w:eastAsia="楷体" w:cs="楷体"/>
                  <w:color w:val="000000"/>
                  <w:sz w:val="28"/>
                  <w:szCs w:val="28"/>
                </w:rPr>
              </m:ctrlPr>
            </m:e>
            <m:sub>
              <m:r>
                <m:rPr>
                  <m:sty m:val="p"/>
                </m:rPr>
                <w:rPr>
                  <w:rFonts w:hint="eastAsia" w:ascii="Cambria Math" w:hAnsi="Cambria Math" w:eastAsia="楷体" w:cs="楷体"/>
                  <w:color w:val="000000"/>
                  <w:sz w:val="28"/>
                  <w:szCs w:val="28"/>
                </w:rPr>
                <m:t>k</m:t>
              </m:r>
              <m:ctrlPr>
                <w:rPr>
                  <w:rFonts w:hint="eastAsia" w:ascii="Cambria Math" w:hAnsi="Cambria Math" w:eastAsia="楷体" w:cs="楷体"/>
                  <w:color w:val="000000"/>
                  <w:sz w:val="28"/>
                  <w:szCs w:val="28"/>
                </w:rPr>
              </m:ctrlPr>
            </m:sub>
          </m:sSub>
          <m:r>
            <m:rPr>
              <m:sty m:val="p"/>
            </m:rPr>
            <w:rPr>
              <w:rFonts w:hint="eastAsia" w:ascii="Cambria Math" w:hAnsi="Cambria Math" w:eastAsia="楷体" w:cs="楷体"/>
              <w:color w:val="000000"/>
              <w:sz w:val="28"/>
              <w:szCs w:val="28"/>
            </w:rPr>
            <m:t>)=</m:t>
          </m:r>
          <m:f>
            <m:fPr>
              <m:ctrlPr>
                <w:rPr>
                  <w:rFonts w:hint="eastAsia" w:ascii="Cambria Math" w:hAnsi="Cambria Math" w:eastAsia="楷体" w:cs="楷体"/>
                  <w:color w:val="000000"/>
                  <w:sz w:val="28"/>
                  <w:szCs w:val="28"/>
                </w:rPr>
              </m:ctrlPr>
            </m:fPr>
            <m:num>
              <m:nary>
                <m:naryPr>
                  <m:chr m:val="∑"/>
                  <m:grow m:val="1"/>
                  <m:limLoc m:val="undOvr"/>
                  <m:ctrlPr>
                    <w:rPr>
                      <w:rFonts w:hint="eastAsia" w:ascii="Cambria Math" w:hAnsi="Cambria Math" w:eastAsia="楷体" w:cs="楷体"/>
                      <w:color w:val="000000"/>
                      <w:sz w:val="28"/>
                      <w:szCs w:val="28"/>
                    </w:rPr>
                  </m:ctrlPr>
                </m:naryPr>
                <m:sub>
                  <m:r>
                    <m:rPr>
                      <m:sty m:val="p"/>
                    </m:rPr>
                    <w:rPr>
                      <w:rFonts w:hint="eastAsia" w:ascii="Cambria Math" w:hAnsi="Cambria Math" w:eastAsia="楷体" w:cs="楷体"/>
                      <w:color w:val="000000"/>
                      <w:sz w:val="28"/>
                      <w:szCs w:val="28"/>
                    </w:rPr>
                    <m:t>i=1</m:t>
                  </m:r>
                  <m:ctrlPr>
                    <w:rPr>
                      <w:rFonts w:hint="eastAsia" w:ascii="Cambria Math" w:hAnsi="Cambria Math" w:eastAsia="楷体" w:cs="楷体"/>
                      <w:color w:val="000000"/>
                      <w:sz w:val="28"/>
                      <w:szCs w:val="28"/>
                    </w:rPr>
                  </m:ctrlPr>
                </m:sub>
                <m:sup>
                  <m:r>
                    <m:rPr>
                      <m:sty m:val="p"/>
                    </m:rPr>
                    <w:rPr>
                      <w:rFonts w:hint="eastAsia" w:ascii="Cambria Math" w:hAnsi="Cambria Math" w:eastAsia="楷体" w:cs="楷体"/>
                      <w:color w:val="000000"/>
                      <w:sz w:val="28"/>
                      <w:szCs w:val="28"/>
                    </w:rPr>
                    <m:t>4</m:t>
                  </m:r>
                  <m:ctrlPr>
                    <w:rPr>
                      <w:rFonts w:hint="eastAsia" w:ascii="Cambria Math" w:hAnsi="Cambria Math" w:eastAsia="楷体" w:cs="楷体"/>
                      <w:color w:val="000000"/>
                      <w:sz w:val="28"/>
                      <w:szCs w:val="28"/>
                    </w:rPr>
                  </m:ctrlPr>
                </m:sup>
                <m:e>
                  <m:r>
                    <m:rPr>
                      <m:sty m:val="p"/>
                    </m:rPr>
                    <w:rPr>
                      <w:rFonts w:hint="eastAsia" w:ascii="Cambria Math" w:hAnsi="Cambria Math" w:eastAsia="楷体" w:cs="楷体"/>
                      <w:color w:val="000000"/>
                      <w:sz w:val="28"/>
                      <w:szCs w:val="28"/>
                    </w:rPr>
                    <m:t> </m:t>
                  </m:r>
                  <m:ctrlPr>
                    <w:rPr>
                      <w:rFonts w:hint="eastAsia" w:ascii="Cambria Math" w:hAnsi="Cambria Math" w:eastAsia="楷体" w:cs="楷体"/>
                      <w:color w:val="000000"/>
                      <w:sz w:val="28"/>
                      <w:szCs w:val="28"/>
                    </w:rPr>
                  </m:ctrlPr>
                </m:e>
              </m:nary>
              <m:r>
                <m:rPr>
                  <m:sty m:val="p"/>
                </m:rPr>
                <w:rPr>
                  <w:rFonts w:hint="eastAsia" w:ascii="Cambria Math" w:hAnsi="Cambria Math" w:eastAsia="楷体" w:cs="楷体"/>
                  <w:color w:val="000000"/>
                  <w:sz w:val="28"/>
                  <w:szCs w:val="28"/>
                </w:rPr>
                <m:t>(</m:t>
              </m:r>
              <m:sSub>
                <m:sSubPr>
                  <m:ctrlPr>
                    <w:rPr>
                      <w:rFonts w:hint="eastAsia" w:ascii="Cambria Math" w:hAnsi="Cambria Math" w:eastAsia="楷体" w:cs="楷体"/>
                      <w:color w:val="000000"/>
                      <w:sz w:val="28"/>
                      <w:szCs w:val="28"/>
                    </w:rPr>
                  </m:ctrlPr>
                </m:sSubPr>
                <m:e>
                  <m:r>
                    <m:rPr>
                      <m:sty m:val="p"/>
                    </m:rPr>
                    <w:rPr>
                      <w:rFonts w:hint="eastAsia" w:ascii="Cambria Math" w:hAnsi="Cambria Math" w:eastAsia="楷体" w:cs="楷体"/>
                      <w:color w:val="000000"/>
                      <w:sz w:val="28"/>
                      <w:szCs w:val="28"/>
                    </w:rPr>
                    <m:t>v</m:t>
                  </m:r>
                  <m:ctrlPr>
                    <w:rPr>
                      <w:rFonts w:hint="eastAsia" w:ascii="Cambria Math" w:hAnsi="Cambria Math" w:eastAsia="楷体" w:cs="楷体"/>
                      <w:color w:val="000000"/>
                      <w:sz w:val="28"/>
                      <w:szCs w:val="28"/>
                    </w:rPr>
                  </m:ctrlPr>
                </m:e>
                <m:sub>
                  <m:r>
                    <m:rPr>
                      <m:sty m:val="p"/>
                    </m:rPr>
                    <w:rPr>
                      <w:rFonts w:hint="eastAsia" w:ascii="Cambria Math" w:hAnsi="Cambria Math" w:eastAsia="楷体" w:cs="楷体"/>
                      <w:color w:val="000000"/>
                      <w:sz w:val="28"/>
                      <w:szCs w:val="28"/>
                    </w:rPr>
                    <m:t>j,i</m:t>
                  </m:r>
                  <m:ctrlPr>
                    <w:rPr>
                      <w:rFonts w:hint="eastAsia" w:ascii="Cambria Math" w:hAnsi="Cambria Math" w:eastAsia="楷体" w:cs="楷体"/>
                      <w:color w:val="000000"/>
                      <w:sz w:val="28"/>
                      <w:szCs w:val="28"/>
                    </w:rPr>
                  </m:ctrlPr>
                </m:sub>
              </m:sSub>
              <m:r>
                <m:rPr>
                  <m:sty m:val="p"/>
                </m:rPr>
                <w:rPr>
                  <w:rFonts w:hint="eastAsia" w:ascii="Cambria Math" w:hAnsi="Cambria Math" w:eastAsia="楷体" w:cs="楷体"/>
                  <w:color w:val="000000"/>
                  <w:sz w:val="28"/>
                  <w:szCs w:val="28"/>
                </w:rPr>
                <m:t>−</m:t>
              </m:r>
              <m:sSub>
                <m:sSubPr>
                  <m:ctrlPr>
                    <w:rPr>
                      <w:rFonts w:hint="eastAsia" w:ascii="Cambria Math" w:hAnsi="Cambria Math" w:eastAsia="楷体" w:cs="楷体"/>
                      <w:color w:val="000000"/>
                      <w:sz w:val="28"/>
                      <w:szCs w:val="28"/>
                    </w:rPr>
                  </m:ctrlPr>
                </m:sSubPr>
                <m:e>
                  <m:acc>
                    <m:accPr>
                      <m:chr m:val="̅"/>
                      <m:ctrlPr>
                        <w:rPr>
                          <w:rFonts w:hint="eastAsia" w:ascii="Cambria Math" w:hAnsi="Cambria Math" w:eastAsia="楷体" w:cs="楷体"/>
                          <w:color w:val="000000"/>
                          <w:sz w:val="28"/>
                          <w:szCs w:val="28"/>
                        </w:rPr>
                      </m:ctrlPr>
                    </m:accPr>
                    <m:e>
                      <m:r>
                        <m:rPr>
                          <m:sty m:val="p"/>
                        </m:rPr>
                        <w:rPr>
                          <w:rFonts w:hint="eastAsia" w:ascii="Cambria Math" w:hAnsi="Cambria Math" w:eastAsia="楷体" w:cs="楷体"/>
                          <w:color w:val="000000"/>
                          <w:sz w:val="28"/>
                          <w:szCs w:val="28"/>
                        </w:rPr>
                        <m:t>v</m:t>
                      </m:r>
                      <m:ctrlPr>
                        <w:rPr>
                          <w:rFonts w:hint="eastAsia" w:ascii="Cambria Math" w:hAnsi="Cambria Math" w:eastAsia="楷体" w:cs="楷体"/>
                          <w:color w:val="000000"/>
                          <w:sz w:val="28"/>
                          <w:szCs w:val="28"/>
                        </w:rPr>
                      </m:ctrlPr>
                    </m:e>
                  </m:acc>
                  <m:ctrlPr>
                    <w:rPr>
                      <w:rFonts w:hint="eastAsia" w:ascii="Cambria Math" w:hAnsi="Cambria Math" w:eastAsia="楷体" w:cs="楷体"/>
                      <w:color w:val="000000"/>
                      <w:sz w:val="28"/>
                      <w:szCs w:val="28"/>
                    </w:rPr>
                  </m:ctrlPr>
                </m:e>
                <m:sub>
                  <m:r>
                    <m:rPr>
                      <m:sty m:val="p"/>
                    </m:rPr>
                    <w:rPr>
                      <w:rFonts w:hint="eastAsia" w:ascii="Cambria Math" w:hAnsi="Cambria Math" w:eastAsia="楷体" w:cs="楷体"/>
                      <w:color w:val="000000"/>
                      <w:sz w:val="28"/>
                      <w:szCs w:val="28"/>
                    </w:rPr>
                    <m:t>j</m:t>
                  </m:r>
                  <m:ctrlPr>
                    <w:rPr>
                      <w:rFonts w:hint="eastAsia" w:ascii="Cambria Math" w:hAnsi="Cambria Math" w:eastAsia="楷体" w:cs="楷体"/>
                      <w:color w:val="000000"/>
                      <w:sz w:val="28"/>
                      <w:szCs w:val="28"/>
                    </w:rPr>
                  </m:ctrlPr>
                </m:sub>
              </m:sSub>
              <m:r>
                <m:rPr>
                  <m:sty m:val="p"/>
                </m:rPr>
                <w:rPr>
                  <w:rFonts w:hint="eastAsia" w:ascii="Cambria Math" w:hAnsi="Cambria Math" w:eastAsia="楷体" w:cs="楷体"/>
                  <w:color w:val="000000"/>
                  <w:sz w:val="28"/>
                  <w:szCs w:val="28"/>
                </w:rPr>
                <m:t>)(</m:t>
              </m:r>
              <m:sSub>
                <m:sSubPr>
                  <m:ctrlPr>
                    <w:rPr>
                      <w:rFonts w:hint="eastAsia" w:ascii="Cambria Math" w:hAnsi="Cambria Math" w:eastAsia="楷体" w:cs="楷体"/>
                      <w:color w:val="000000"/>
                      <w:sz w:val="28"/>
                      <w:szCs w:val="28"/>
                    </w:rPr>
                  </m:ctrlPr>
                </m:sSubPr>
                <m:e>
                  <m:r>
                    <m:rPr>
                      <m:sty m:val="p"/>
                    </m:rPr>
                    <w:rPr>
                      <w:rFonts w:hint="eastAsia" w:ascii="Cambria Math" w:hAnsi="Cambria Math" w:eastAsia="楷体" w:cs="楷体"/>
                      <w:color w:val="000000"/>
                      <w:sz w:val="28"/>
                      <w:szCs w:val="28"/>
                    </w:rPr>
                    <m:t>v</m:t>
                  </m:r>
                  <m:ctrlPr>
                    <w:rPr>
                      <w:rFonts w:hint="eastAsia" w:ascii="Cambria Math" w:hAnsi="Cambria Math" w:eastAsia="楷体" w:cs="楷体"/>
                      <w:color w:val="000000"/>
                      <w:sz w:val="28"/>
                      <w:szCs w:val="28"/>
                    </w:rPr>
                  </m:ctrlPr>
                </m:e>
                <m:sub>
                  <m:r>
                    <m:rPr>
                      <m:sty m:val="p"/>
                    </m:rPr>
                    <w:rPr>
                      <w:rFonts w:hint="eastAsia" w:ascii="Cambria Math" w:hAnsi="Cambria Math" w:eastAsia="楷体" w:cs="楷体"/>
                      <w:color w:val="000000"/>
                      <w:sz w:val="28"/>
                      <w:szCs w:val="28"/>
                    </w:rPr>
                    <m:t>k,i</m:t>
                  </m:r>
                  <m:ctrlPr>
                    <w:rPr>
                      <w:rFonts w:hint="eastAsia" w:ascii="Cambria Math" w:hAnsi="Cambria Math" w:eastAsia="楷体" w:cs="楷体"/>
                      <w:color w:val="000000"/>
                      <w:sz w:val="28"/>
                      <w:szCs w:val="28"/>
                    </w:rPr>
                  </m:ctrlPr>
                </m:sub>
              </m:sSub>
              <m:r>
                <m:rPr>
                  <m:sty m:val="p"/>
                </m:rPr>
                <w:rPr>
                  <w:rFonts w:hint="eastAsia" w:ascii="Cambria Math" w:hAnsi="Cambria Math" w:eastAsia="楷体" w:cs="楷体"/>
                  <w:color w:val="000000"/>
                  <w:sz w:val="28"/>
                  <w:szCs w:val="28"/>
                </w:rPr>
                <m:t>−</m:t>
              </m:r>
              <m:sSub>
                <m:sSubPr>
                  <m:ctrlPr>
                    <w:rPr>
                      <w:rFonts w:hint="eastAsia" w:ascii="Cambria Math" w:hAnsi="Cambria Math" w:eastAsia="楷体" w:cs="楷体"/>
                      <w:color w:val="000000"/>
                      <w:sz w:val="28"/>
                      <w:szCs w:val="28"/>
                    </w:rPr>
                  </m:ctrlPr>
                </m:sSubPr>
                <m:e>
                  <m:acc>
                    <m:accPr>
                      <m:chr m:val="̅"/>
                      <m:ctrlPr>
                        <w:rPr>
                          <w:rFonts w:hint="eastAsia" w:ascii="Cambria Math" w:hAnsi="Cambria Math" w:eastAsia="楷体" w:cs="楷体"/>
                          <w:color w:val="000000"/>
                          <w:sz w:val="28"/>
                          <w:szCs w:val="28"/>
                        </w:rPr>
                      </m:ctrlPr>
                    </m:accPr>
                    <m:e>
                      <m:r>
                        <m:rPr>
                          <m:sty m:val="p"/>
                        </m:rPr>
                        <w:rPr>
                          <w:rFonts w:hint="eastAsia" w:ascii="Cambria Math" w:hAnsi="Cambria Math" w:eastAsia="楷体" w:cs="楷体"/>
                          <w:color w:val="000000"/>
                          <w:sz w:val="28"/>
                          <w:szCs w:val="28"/>
                        </w:rPr>
                        <m:t>v</m:t>
                      </m:r>
                      <m:ctrlPr>
                        <w:rPr>
                          <w:rFonts w:hint="eastAsia" w:ascii="Cambria Math" w:hAnsi="Cambria Math" w:eastAsia="楷体" w:cs="楷体"/>
                          <w:color w:val="000000"/>
                          <w:sz w:val="28"/>
                          <w:szCs w:val="28"/>
                        </w:rPr>
                      </m:ctrlPr>
                    </m:e>
                  </m:acc>
                  <m:ctrlPr>
                    <w:rPr>
                      <w:rFonts w:hint="eastAsia" w:ascii="Cambria Math" w:hAnsi="Cambria Math" w:eastAsia="楷体" w:cs="楷体"/>
                      <w:color w:val="000000"/>
                      <w:sz w:val="28"/>
                      <w:szCs w:val="28"/>
                    </w:rPr>
                  </m:ctrlPr>
                </m:e>
                <m:sub>
                  <m:r>
                    <m:rPr>
                      <m:sty m:val="p"/>
                    </m:rPr>
                    <w:rPr>
                      <w:rFonts w:hint="eastAsia" w:ascii="Cambria Math" w:hAnsi="Cambria Math" w:eastAsia="楷体" w:cs="楷体"/>
                      <w:color w:val="000000"/>
                      <w:sz w:val="28"/>
                      <w:szCs w:val="28"/>
                    </w:rPr>
                    <m:t>k</m:t>
                  </m:r>
                  <m:ctrlPr>
                    <w:rPr>
                      <w:rFonts w:hint="eastAsia" w:ascii="Cambria Math" w:hAnsi="Cambria Math" w:eastAsia="楷体" w:cs="楷体"/>
                      <w:color w:val="000000"/>
                      <w:sz w:val="28"/>
                      <w:szCs w:val="28"/>
                    </w:rPr>
                  </m:ctrlPr>
                </m:sub>
              </m:sSub>
              <m:r>
                <m:rPr>
                  <m:sty m:val="p"/>
                </m:rPr>
                <w:rPr>
                  <w:rFonts w:hint="eastAsia" w:ascii="Cambria Math" w:hAnsi="Cambria Math" w:eastAsia="楷体" w:cs="楷体"/>
                  <w:color w:val="000000"/>
                  <w:sz w:val="28"/>
                  <w:szCs w:val="28"/>
                </w:rPr>
                <m:t>)</m:t>
              </m:r>
              <m:ctrlPr>
                <w:rPr>
                  <w:rFonts w:hint="eastAsia" w:ascii="Cambria Math" w:hAnsi="Cambria Math" w:eastAsia="楷体" w:cs="楷体"/>
                  <w:color w:val="000000"/>
                  <w:sz w:val="28"/>
                  <w:szCs w:val="28"/>
                </w:rPr>
              </m:ctrlPr>
            </m:num>
            <m:den>
              <m:rad>
                <m:radPr>
                  <m:degHide m:val="1"/>
                  <m:ctrlPr>
                    <w:rPr>
                      <w:rFonts w:hint="eastAsia" w:ascii="Cambria Math" w:hAnsi="Cambria Math" w:eastAsia="楷体" w:cs="楷体"/>
                      <w:color w:val="000000"/>
                      <w:sz w:val="28"/>
                      <w:szCs w:val="28"/>
                    </w:rPr>
                  </m:ctrlPr>
                </m:radPr>
                <m:deg>
                  <m:ctrlPr>
                    <w:rPr>
                      <w:rFonts w:hint="eastAsia" w:ascii="Cambria Math" w:hAnsi="Cambria Math" w:eastAsia="楷体" w:cs="楷体"/>
                      <w:color w:val="000000"/>
                      <w:sz w:val="28"/>
                      <w:szCs w:val="28"/>
                    </w:rPr>
                  </m:ctrlPr>
                </m:deg>
                <m:e>
                  <m:nary>
                    <m:naryPr>
                      <m:chr m:val="∑"/>
                      <m:grow m:val="1"/>
                      <m:limLoc m:val="undOvr"/>
                      <m:ctrlPr>
                        <w:rPr>
                          <w:rFonts w:hint="eastAsia" w:ascii="Cambria Math" w:hAnsi="Cambria Math" w:eastAsia="楷体" w:cs="楷体"/>
                          <w:color w:val="000000"/>
                          <w:sz w:val="28"/>
                          <w:szCs w:val="28"/>
                        </w:rPr>
                      </m:ctrlPr>
                    </m:naryPr>
                    <m:sub>
                      <m:r>
                        <m:rPr>
                          <m:sty m:val="p"/>
                        </m:rPr>
                        <w:rPr>
                          <w:rFonts w:hint="eastAsia" w:ascii="Cambria Math" w:hAnsi="Cambria Math" w:eastAsia="楷体" w:cs="楷体"/>
                          <w:color w:val="000000"/>
                          <w:sz w:val="28"/>
                          <w:szCs w:val="28"/>
                        </w:rPr>
                        <m:t>i=1</m:t>
                      </m:r>
                      <m:ctrlPr>
                        <w:rPr>
                          <w:rFonts w:hint="eastAsia" w:ascii="Cambria Math" w:hAnsi="Cambria Math" w:eastAsia="楷体" w:cs="楷体"/>
                          <w:color w:val="000000"/>
                          <w:sz w:val="28"/>
                          <w:szCs w:val="28"/>
                        </w:rPr>
                      </m:ctrlPr>
                    </m:sub>
                    <m:sup>
                      <m:r>
                        <m:rPr>
                          <m:sty m:val="p"/>
                        </m:rPr>
                        <w:rPr>
                          <w:rFonts w:hint="eastAsia" w:ascii="Cambria Math" w:hAnsi="Cambria Math" w:eastAsia="楷体" w:cs="楷体"/>
                          <w:color w:val="000000"/>
                          <w:sz w:val="28"/>
                          <w:szCs w:val="28"/>
                        </w:rPr>
                        <m:t>4</m:t>
                      </m:r>
                      <m:ctrlPr>
                        <w:rPr>
                          <w:rFonts w:hint="eastAsia" w:ascii="Cambria Math" w:hAnsi="Cambria Math" w:eastAsia="楷体" w:cs="楷体"/>
                          <w:color w:val="000000"/>
                          <w:sz w:val="28"/>
                          <w:szCs w:val="28"/>
                        </w:rPr>
                      </m:ctrlPr>
                    </m:sup>
                    <m:e>
                      <m:r>
                        <m:rPr>
                          <m:sty m:val="p"/>
                        </m:rPr>
                        <w:rPr>
                          <w:rFonts w:hint="eastAsia" w:ascii="Cambria Math" w:hAnsi="Cambria Math" w:eastAsia="楷体" w:cs="楷体"/>
                          <w:color w:val="000000"/>
                          <w:sz w:val="28"/>
                          <w:szCs w:val="28"/>
                        </w:rPr>
                        <m:t> </m:t>
                      </m:r>
                      <m:ctrlPr>
                        <w:rPr>
                          <w:rFonts w:hint="eastAsia" w:ascii="Cambria Math" w:hAnsi="Cambria Math" w:eastAsia="楷体" w:cs="楷体"/>
                          <w:color w:val="000000"/>
                          <w:sz w:val="28"/>
                          <w:szCs w:val="28"/>
                        </w:rPr>
                      </m:ctrlPr>
                    </m:e>
                  </m:nary>
                  <m:r>
                    <m:rPr>
                      <m:sty m:val="p"/>
                    </m:rPr>
                    <w:rPr>
                      <w:rFonts w:hint="eastAsia" w:ascii="Cambria Math" w:hAnsi="Cambria Math" w:eastAsia="楷体" w:cs="楷体"/>
                      <w:color w:val="000000"/>
                      <w:sz w:val="28"/>
                      <w:szCs w:val="28"/>
                    </w:rPr>
                    <m:t>(</m:t>
                  </m:r>
                  <m:sSub>
                    <m:sSubPr>
                      <m:ctrlPr>
                        <w:rPr>
                          <w:rFonts w:hint="eastAsia" w:ascii="Cambria Math" w:hAnsi="Cambria Math" w:eastAsia="楷体" w:cs="楷体"/>
                          <w:color w:val="000000"/>
                          <w:sz w:val="28"/>
                          <w:szCs w:val="28"/>
                        </w:rPr>
                      </m:ctrlPr>
                    </m:sSubPr>
                    <m:e>
                      <m:r>
                        <m:rPr>
                          <m:sty m:val="p"/>
                        </m:rPr>
                        <w:rPr>
                          <w:rFonts w:hint="eastAsia" w:ascii="Cambria Math" w:hAnsi="Cambria Math" w:eastAsia="楷体" w:cs="楷体"/>
                          <w:color w:val="000000"/>
                          <w:sz w:val="28"/>
                          <w:szCs w:val="28"/>
                        </w:rPr>
                        <m:t>v</m:t>
                      </m:r>
                      <m:ctrlPr>
                        <w:rPr>
                          <w:rFonts w:hint="eastAsia" w:ascii="Cambria Math" w:hAnsi="Cambria Math" w:eastAsia="楷体" w:cs="楷体"/>
                          <w:color w:val="000000"/>
                          <w:sz w:val="28"/>
                          <w:szCs w:val="28"/>
                        </w:rPr>
                      </m:ctrlPr>
                    </m:e>
                    <m:sub>
                      <m:r>
                        <m:rPr>
                          <m:sty m:val="p"/>
                        </m:rPr>
                        <w:rPr>
                          <w:rFonts w:hint="eastAsia" w:ascii="Cambria Math" w:hAnsi="Cambria Math" w:eastAsia="楷体" w:cs="楷体"/>
                          <w:color w:val="000000"/>
                          <w:sz w:val="28"/>
                          <w:szCs w:val="28"/>
                        </w:rPr>
                        <m:t>j,i</m:t>
                      </m:r>
                      <m:ctrlPr>
                        <w:rPr>
                          <w:rFonts w:hint="eastAsia" w:ascii="Cambria Math" w:hAnsi="Cambria Math" w:eastAsia="楷体" w:cs="楷体"/>
                          <w:color w:val="000000"/>
                          <w:sz w:val="28"/>
                          <w:szCs w:val="28"/>
                        </w:rPr>
                      </m:ctrlPr>
                    </m:sub>
                  </m:sSub>
                  <m:r>
                    <m:rPr>
                      <m:sty m:val="p"/>
                    </m:rPr>
                    <w:rPr>
                      <w:rFonts w:hint="eastAsia" w:ascii="Cambria Math" w:hAnsi="Cambria Math" w:eastAsia="楷体" w:cs="楷体"/>
                      <w:color w:val="000000"/>
                      <w:sz w:val="28"/>
                      <w:szCs w:val="28"/>
                    </w:rPr>
                    <m:t>−</m:t>
                  </m:r>
                  <m:sSub>
                    <m:sSubPr>
                      <m:ctrlPr>
                        <w:rPr>
                          <w:rFonts w:hint="eastAsia" w:ascii="Cambria Math" w:hAnsi="Cambria Math" w:eastAsia="楷体" w:cs="楷体"/>
                          <w:color w:val="000000"/>
                          <w:sz w:val="28"/>
                          <w:szCs w:val="28"/>
                        </w:rPr>
                      </m:ctrlPr>
                    </m:sSubPr>
                    <m:e>
                      <m:acc>
                        <m:accPr>
                          <m:chr m:val="̅"/>
                          <m:ctrlPr>
                            <w:rPr>
                              <w:rFonts w:hint="eastAsia" w:ascii="Cambria Math" w:hAnsi="Cambria Math" w:eastAsia="楷体" w:cs="楷体"/>
                              <w:color w:val="000000"/>
                              <w:sz w:val="28"/>
                              <w:szCs w:val="28"/>
                            </w:rPr>
                          </m:ctrlPr>
                        </m:accPr>
                        <m:e>
                          <m:r>
                            <m:rPr>
                              <m:sty m:val="p"/>
                            </m:rPr>
                            <w:rPr>
                              <w:rFonts w:hint="eastAsia" w:ascii="Cambria Math" w:hAnsi="Cambria Math" w:eastAsia="楷体" w:cs="楷体"/>
                              <w:color w:val="000000"/>
                              <w:sz w:val="28"/>
                              <w:szCs w:val="28"/>
                            </w:rPr>
                            <m:t>v</m:t>
                          </m:r>
                          <m:ctrlPr>
                            <w:rPr>
                              <w:rFonts w:hint="eastAsia" w:ascii="Cambria Math" w:hAnsi="Cambria Math" w:eastAsia="楷体" w:cs="楷体"/>
                              <w:color w:val="000000"/>
                              <w:sz w:val="28"/>
                              <w:szCs w:val="28"/>
                            </w:rPr>
                          </m:ctrlPr>
                        </m:e>
                      </m:acc>
                      <m:ctrlPr>
                        <w:rPr>
                          <w:rFonts w:hint="eastAsia" w:ascii="Cambria Math" w:hAnsi="Cambria Math" w:eastAsia="楷体" w:cs="楷体"/>
                          <w:color w:val="000000"/>
                          <w:sz w:val="28"/>
                          <w:szCs w:val="28"/>
                        </w:rPr>
                      </m:ctrlPr>
                    </m:e>
                    <m:sub>
                      <m:r>
                        <m:rPr>
                          <m:sty m:val="p"/>
                        </m:rPr>
                        <w:rPr>
                          <w:rFonts w:hint="eastAsia" w:ascii="Cambria Math" w:hAnsi="Cambria Math" w:eastAsia="楷体" w:cs="楷体"/>
                          <w:color w:val="000000"/>
                          <w:sz w:val="28"/>
                          <w:szCs w:val="28"/>
                        </w:rPr>
                        <m:t>j</m:t>
                      </m:r>
                      <m:ctrlPr>
                        <w:rPr>
                          <w:rFonts w:hint="eastAsia" w:ascii="Cambria Math" w:hAnsi="Cambria Math" w:eastAsia="楷体" w:cs="楷体"/>
                          <w:color w:val="000000"/>
                          <w:sz w:val="28"/>
                          <w:szCs w:val="28"/>
                        </w:rPr>
                      </m:ctrlPr>
                    </m:sub>
                  </m:sSub>
                  <m:sSup>
                    <m:sSupPr>
                      <m:ctrlPr>
                        <w:rPr>
                          <w:rFonts w:hint="eastAsia" w:ascii="Cambria Math" w:hAnsi="Cambria Math" w:eastAsia="楷体" w:cs="楷体"/>
                          <w:color w:val="000000"/>
                          <w:sz w:val="28"/>
                          <w:szCs w:val="28"/>
                        </w:rPr>
                      </m:ctrlPr>
                    </m:sSupPr>
                    <m:e>
                      <m:r>
                        <m:rPr>
                          <m:sty m:val="p"/>
                        </m:rPr>
                        <w:rPr>
                          <w:rFonts w:hint="eastAsia" w:ascii="Cambria Math" w:hAnsi="Cambria Math" w:eastAsia="楷体" w:cs="楷体"/>
                          <w:color w:val="000000"/>
                          <w:sz w:val="28"/>
                          <w:szCs w:val="28"/>
                        </w:rPr>
                        <m:t>)</m:t>
                      </m:r>
                      <m:ctrlPr>
                        <w:rPr>
                          <w:rFonts w:hint="eastAsia" w:ascii="Cambria Math" w:hAnsi="Cambria Math" w:eastAsia="楷体" w:cs="楷体"/>
                          <w:color w:val="000000"/>
                          <w:sz w:val="28"/>
                          <w:szCs w:val="28"/>
                        </w:rPr>
                      </m:ctrlPr>
                    </m:e>
                    <m:sup>
                      <m:r>
                        <m:rPr>
                          <m:sty m:val="p"/>
                        </m:rPr>
                        <w:rPr>
                          <w:rFonts w:hint="eastAsia" w:ascii="Cambria Math" w:hAnsi="Cambria Math" w:eastAsia="楷体" w:cs="楷体"/>
                          <w:color w:val="000000"/>
                          <w:sz w:val="28"/>
                          <w:szCs w:val="28"/>
                        </w:rPr>
                        <m:t>2</m:t>
                      </m:r>
                      <m:ctrlPr>
                        <w:rPr>
                          <w:rFonts w:hint="eastAsia" w:ascii="Cambria Math" w:hAnsi="Cambria Math" w:eastAsia="楷体" w:cs="楷体"/>
                          <w:color w:val="000000"/>
                          <w:sz w:val="28"/>
                          <w:szCs w:val="28"/>
                        </w:rPr>
                      </m:ctrlPr>
                    </m:sup>
                  </m:sSup>
                  <m:ctrlPr>
                    <w:rPr>
                      <w:rFonts w:hint="eastAsia" w:ascii="Cambria Math" w:hAnsi="Cambria Math" w:eastAsia="楷体" w:cs="楷体"/>
                      <w:color w:val="000000"/>
                      <w:sz w:val="28"/>
                      <w:szCs w:val="28"/>
                    </w:rPr>
                  </m:ctrlPr>
                </m:e>
              </m:rad>
              <m:r>
                <m:rPr>
                  <m:sty m:val="p"/>
                </m:rPr>
                <w:rPr>
                  <w:rFonts w:hint="eastAsia" w:ascii="Cambria Math" w:hAnsi="Cambria Math" w:eastAsia="楷体" w:cs="楷体"/>
                  <w:color w:val="000000"/>
                  <w:sz w:val="28"/>
                  <w:szCs w:val="28"/>
                </w:rPr>
                <m:t>⋅</m:t>
              </m:r>
              <m:rad>
                <m:radPr>
                  <m:degHide m:val="1"/>
                  <m:ctrlPr>
                    <w:rPr>
                      <w:rFonts w:hint="eastAsia" w:ascii="Cambria Math" w:hAnsi="Cambria Math" w:eastAsia="楷体" w:cs="楷体"/>
                      <w:color w:val="000000"/>
                      <w:sz w:val="28"/>
                      <w:szCs w:val="28"/>
                    </w:rPr>
                  </m:ctrlPr>
                </m:radPr>
                <m:deg>
                  <m:ctrlPr>
                    <w:rPr>
                      <w:rFonts w:hint="eastAsia" w:ascii="Cambria Math" w:hAnsi="Cambria Math" w:eastAsia="楷体" w:cs="楷体"/>
                      <w:color w:val="000000"/>
                      <w:sz w:val="28"/>
                      <w:szCs w:val="28"/>
                    </w:rPr>
                  </m:ctrlPr>
                </m:deg>
                <m:e>
                  <m:nary>
                    <m:naryPr>
                      <m:chr m:val="∑"/>
                      <m:grow m:val="1"/>
                      <m:limLoc m:val="undOvr"/>
                      <m:ctrlPr>
                        <w:rPr>
                          <w:rFonts w:hint="eastAsia" w:ascii="Cambria Math" w:hAnsi="Cambria Math" w:eastAsia="楷体" w:cs="楷体"/>
                          <w:color w:val="000000"/>
                          <w:sz w:val="28"/>
                          <w:szCs w:val="28"/>
                        </w:rPr>
                      </m:ctrlPr>
                    </m:naryPr>
                    <m:sub>
                      <m:r>
                        <m:rPr>
                          <m:sty m:val="p"/>
                        </m:rPr>
                        <w:rPr>
                          <w:rFonts w:hint="eastAsia" w:ascii="Cambria Math" w:hAnsi="Cambria Math" w:eastAsia="楷体" w:cs="楷体"/>
                          <w:color w:val="000000"/>
                          <w:sz w:val="28"/>
                          <w:szCs w:val="28"/>
                        </w:rPr>
                        <m:t>i=1</m:t>
                      </m:r>
                      <m:ctrlPr>
                        <w:rPr>
                          <w:rFonts w:hint="eastAsia" w:ascii="Cambria Math" w:hAnsi="Cambria Math" w:eastAsia="楷体" w:cs="楷体"/>
                          <w:color w:val="000000"/>
                          <w:sz w:val="28"/>
                          <w:szCs w:val="28"/>
                        </w:rPr>
                      </m:ctrlPr>
                    </m:sub>
                    <m:sup>
                      <m:r>
                        <m:rPr>
                          <m:sty m:val="p"/>
                        </m:rPr>
                        <w:rPr>
                          <w:rFonts w:hint="eastAsia" w:ascii="Cambria Math" w:hAnsi="Cambria Math" w:eastAsia="楷体" w:cs="楷体"/>
                          <w:color w:val="000000"/>
                          <w:sz w:val="28"/>
                          <w:szCs w:val="28"/>
                        </w:rPr>
                        <m:t>4</m:t>
                      </m:r>
                      <m:ctrlPr>
                        <w:rPr>
                          <w:rFonts w:hint="eastAsia" w:ascii="Cambria Math" w:hAnsi="Cambria Math" w:eastAsia="楷体" w:cs="楷体"/>
                          <w:color w:val="000000"/>
                          <w:sz w:val="28"/>
                          <w:szCs w:val="28"/>
                        </w:rPr>
                      </m:ctrlPr>
                    </m:sup>
                    <m:e>
                      <m:r>
                        <m:rPr>
                          <m:sty m:val="p"/>
                        </m:rPr>
                        <w:rPr>
                          <w:rFonts w:hint="eastAsia" w:ascii="Cambria Math" w:hAnsi="Cambria Math" w:eastAsia="楷体" w:cs="楷体"/>
                          <w:color w:val="000000"/>
                          <w:sz w:val="28"/>
                          <w:szCs w:val="28"/>
                        </w:rPr>
                        <m:t> </m:t>
                      </m:r>
                      <m:ctrlPr>
                        <w:rPr>
                          <w:rFonts w:hint="eastAsia" w:ascii="Cambria Math" w:hAnsi="Cambria Math" w:eastAsia="楷体" w:cs="楷体"/>
                          <w:color w:val="000000"/>
                          <w:sz w:val="28"/>
                          <w:szCs w:val="28"/>
                        </w:rPr>
                      </m:ctrlPr>
                    </m:e>
                  </m:nary>
                  <m:r>
                    <m:rPr>
                      <m:sty m:val="p"/>
                    </m:rPr>
                    <w:rPr>
                      <w:rFonts w:hint="eastAsia" w:ascii="Cambria Math" w:hAnsi="Cambria Math" w:eastAsia="楷体" w:cs="楷体"/>
                      <w:color w:val="000000"/>
                      <w:sz w:val="28"/>
                      <w:szCs w:val="28"/>
                    </w:rPr>
                    <m:t>(</m:t>
                  </m:r>
                  <m:sSub>
                    <m:sSubPr>
                      <m:ctrlPr>
                        <w:rPr>
                          <w:rFonts w:hint="eastAsia" w:ascii="Cambria Math" w:hAnsi="Cambria Math" w:eastAsia="楷体" w:cs="楷体"/>
                          <w:color w:val="000000"/>
                          <w:sz w:val="28"/>
                          <w:szCs w:val="28"/>
                        </w:rPr>
                      </m:ctrlPr>
                    </m:sSubPr>
                    <m:e>
                      <m:r>
                        <m:rPr>
                          <m:sty m:val="p"/>
                        </m:rPr>
                        <w:rPr>
                          <w:rFonts w:hint="eastAsia" w:ascii="Cambria Math" w:hAnsi="Cambria Math" w:eastAsia="楷体" w:cs="楷体"/>
                          <w:color w:val="000000"/>
                          <w:sz w:val="28"/>
                          <w:szCs w:val="28"/>
                        </w:rPr>
                        <m:t>v</m:t>
                      </m:r>
                      <m:ctrlPr>
                        <w:rPr>
                          <w:rFonts w:hint="eastAsia" w:ascii="Cambria Math" w:hAnsi="Cambria Math" w:eastAsia="楷体" w:cs="楷体"/>
                          <w:color w:val="000000"/>
                          <w:sz w:val="28"/>
                          <w:szCs w:val="28"/>
                        </w:rPr>
                      </m:ctrlPr>
                    </m:e>
                    <m:sub>
                      <m:r>
                        <m:rPr>
                          <m:sty m:val="p"/>
                        </m:rPr>
                        <w:rPr>
                          <w:rFonts w:hint="eastAsia" w:ascii="Cambria Math" w:hAnsi="Cambria Math" w:eastAsia="楷体" w:cs="楷体"/>
                          <w:color w:val="000000"/>
                          <w:sz w:val="28"/>
                          <w:szCs w:val="28"/>
                        </w:rPr>
                        <m:t>k,i</m:t>
                      </m:r>
                      <m:ctrlPr>
                        <w:rPr>
                          <w:rFonts w:hint="eastAsia" w:ascii="Cambria Math" w:hAnsi="Cambria Math" w:eastAsia="楷体" w:cs="楷体"/>
                          <w:color w:val="000000"/>
                          <w:sz w:val="28"/>
                          <w:szCs w:val="28"/>
                        </w:rPr>
                      </m:ctrlPr>
                    </m:sub>
                  </m:sSub>
                  <m:r>
                    <m:rPr>
                      <m:sty m:val="p"/>
                    </m:rPr>
                    <w:rPr>
                      <w:rFonts w:hint="eastAsia" w:ascii="Cambria Math" w:hAnsi="Cambria Math" w:eastAsia="楷体" w:cs="楷体"/>
                      <w:color w:val="000000"/>
                      <w:sz w:val="28"/>
                      <w:szCs w:val="28"/>
                    </w:rPr>
                    <m:t>−</m:t>
                  </m:r>
                  <m:sSub>
                    <m:sSubPr>
                      <m:ctrlPr>
                        <w:rPr>
                          <w:rFonts w:hint="eastAsia" w:ascii="Cambria Math" w:hAnsi="Cambria Math" w:eastAsia="楷体" w:cs="楷体"/>
                          <w:color w:val="000000"/>
                          <w:sz w:val="28"/>
                          <w:szCs w:val="28"/>
                        </w:rPr>
                      </m:ctrlPr>
                    </m:sSubPr>
                    <m:e>
                      <m:acc>
                        <m:accPr>
                          <m:chr m:val="̅"/>
                          <m:ctrlPr>
                            <w:rPr>
                              <w:rFonts w:hint="eastAsia" w:ascii="Cambria Math" w:hAnsi="Cambria Math" w:eastAsia="楷体" w:cs="楷体"/>
                              <w:color w:val="000000"/>
                              <w:sz w:val="28"/>
                              <w:szCs w:val="28"/>
                            </w:rPr>
                          </m:ctrlPr>
                        </m:accPr>
                        <m:e>
                          <m:r>
                            <m:rPr>
                              <m:sty m:val="p"/>
                            </m:rPr>
                            <w:rPr>
                              <w:rFonts w:hint="eastAsia" w:ascii="Cambria Math" w:hAnsi="Cambria Math" w:eastAsia="楷体" w:cs="楷体"/>
                              <w:color w:val="000000"/>
                              <w:sz w:val="28"/>
                              <w:szCs w:val="28"/>
                            </w:rPr>
                            <m:t>v</m:t>
                          </m:r>
                          <m:ctrlPr>
                            <w:rPr>
                              <w:rFonts w:hint="eastAsia" w:ascii="Cambria Math" w:hAnsi="Cambria Math" w:eastAsia="楷体" w:cs="楷体"/>
                              <w:color w:val="000000"/>
                              <w:sz w:val="28"/>
                              <w:szCs w:val="28"/>
                            </w:rPr>
                          </m:ctrlPr>
                        </m:e>
                      </m:acc>
                      <m:ctrlPr>
                        <w:rPr>
                          <w:rFonts w:hint="eastAsia" w:ascii="Cambria Math" w:hAnsi="Cambria Math" w:eastAsia="楷体" w:cs="楷体"/>
                          <w:color w:val="000000"/>
                          <w:sz w:val="28"/>
                          <w:szCs w:val="28"/>
                        </w:rPr>
                      </m:ctrlPr>
                    </m:e>
                    <m:sub>
                      <m:r>
                        <m:rPr>
                          <m:sty m:val="p"/>
                        </m:rPr>
                        <w:rPr>
                          <w:rFonts w:hint="eastAsia" w:ascii="Cambria Math" w:hAnsi="Cambria Math" w:eastAsia="楷体" w:cs="楷体"/>
                          <w:color w:val="000000"/>
                          <w:sz w:val="28"/>
                          <w:szCs w:val="28"/>
                        </w:rPr>
                        <m:t>k</m:t>
                      </m:r>
                      <m:ctrlPr>
                        <w:rPr>
                          <w:rFonts w:hint="eastAsia" w:ascii="Cambria Math" w:hAnsi="Cambria Math" w:eastAsia="楷体" w:cs="楷体"/>
                          <w:color w:val="000000"/>
                          <w:sz w:val="28"/>
                          <w:szCs w:val="28"/>
                        </w:rPr>
                      </m:ctrlPr>
                    </m:sub>
                  </m:sSub>
                  <m:sSup>
                    <m:sSupPr>
                      <m:ctrlPr>
                        <w:rPr>
                          <w:rFonts w:hint="eastAsia" w:ascii="Cambria Math" w:hAnsi="Cambria Math" w:eastAsia="楷体" w:cs="楷体"/>
                          <w:color w:val="000000"/>
                          <w:sz w:val="28"/>
                          <w:szCs w:val="28"/>
                        </w:rPr>
                      </m:ctrlPr>
                    </m:sSupPr>
                    <m:e>
                      <m:r>
                        <m:rPr>
                          <m:sty m:val="p"/>
                        </m:rPr>
                        <w:rPr>
                          <w:rFonts w:hint="eastAsia" w:ascii="Cambria Math" w:hAnsi="Cambria Math" w:eastAsia="楷体" w:cs="楷体"/>
                          <w:color w:val="000000"/>
                          <w:sz w:val="28"/>
                          <w:szCs w:val="28"/>
                        </w:rPr>
                        <m:t>)</m:t>
                      </m:r>
                      <m:ctrlPr>
                        <w:rPr>
                          <w:rFonts w:hint="eastAsia" w:ascii="Cambria Math" w:hAnsi="Cambria Math" w:eastAsia="楷体" w:cs="楷体"/>
                          <w:color w:val="000000"/>
                          <w:sz w:val="28"/>
                          <w:szCs w:val="28"/>
                        </w:rPr>
                      </m:ctrlPr>
                    </m:e>
                    <m:sup>
                      <m:r>
                        <m:rPr>
                          <m:sty m:val="p"/>
                        </m:rPr>
                        <w:rPr>
                          <w:rFonts w:hint="eastAsia" w:ascii="Cambria Math" w:hAnsi="Cambria Math" w:eastAsia="楷体" w:cs="楷体"/>
                          <w:color w:val="000000"/>
                          <w:sz w:val="28"/>
                          <w:szCs w:val="28"/>
                        </w:rPr>
                        <m:t>2</m:t>
                      </m:r>
                      <m:ctrlPr>
                        <w:rPr>
                          <w:rFonts w:hint="eastAsia" w:ascii="Cambria Math" w:hAnsi="Cambria Math" w:eastAsia="楷体" w:cs="楷体"/>
                          <w:color w:val="000000"/>
                          <w:sz w:val="28"/>
                          <w:szCs w:val="28"/>
                        </w:rPr>
                      </m:ctrlPr>
                    </m:sup>
                  </m:sSup>
                  <m:ctrlPr>
                    <w:rPr>
                      <w:rFonts w:hint="eastAsia" w:ascii="Cambria Math" w:hAnsi="Cambria Math" w:eastAsia="楷体" w:cs="楷体"/>
                      <w:color w:val="000000"/>
                      <w:sz w:val="28"/>
                      <w:szCs w:val="28"/>
                    </w:rPr>
                  </m:ctrlPr>
                </m:e>
              </m:rad>
              <m:ctrlPr>
                <w:rPr>
                  <w:rFonts w:hint="eastAsia" w:ascii="Cambria Math" w:hAnsi="Cambria Math" w:eastAsia="楷体" w:cs="楷体"/>
                  <w:color w:val="000000"/>
                  <w:sz w:val="28"/>
                  <w:szCs w:val="28"/>
                </w:rPr>
              </m:ctrlPr>
            </m:den>
          </m:f>
        </m:oMath>
      </m:oMathPara>
    </w:p>
    <w:p w14:paraId="5ADF075E">
      <w:pPr>
        <w:ind w:firstLine="560" w:firstLineChars="200"/>
        <w:outlineLvl w:val="0"/>
        <w:rPr>
          <w:rFonts w:ascii="楷体" w:hAnsi="楷体" w:eastAsia="楷体" w:cs="楷体"/>
          <w:color w:val="000000"/>
          <w:sz w:val="28"/>
          <w:szCs w:val="28"/>
        </w:rPr>
      </w:pPr>
      <w:bookmarkStart w:id="1" w:name="_Hlk184552167"/>
      <w:r>
        <w:rPr>
          <w:rFonts w:hint="eastAsia" w:ascii="楷体" w:hAnsi="楷体" w:eastAsia="楷体" w:cs="楷体"/>
          <w:color w:val="000000"/>
          <w:sz w:val="28"/>
          <w:szCs w:val="28"/>
        </w:rPr>
        <w:t>其中，</w:t>
      </w:r>
      <m:oMath>
        <m:sSub>
          <m:sSubPr>
            <m:ctrlPr>
              <w:rPr>
                <w:rFonts w:hint="eastAsia" w:ascii="Cambria Math" w:hAnsi="Cambria Math" w:eastAsia="楷体" w:cs="楷体"/>
                <w:color w:val="000000"/>
                <w:sz w:val="28"/>
                <w:szCs w:val="28"/>
              </w:rPr>
            </m:ctrlPr>
          </m:sSubPr>
          <m:e>
            <m:r>
              <m:rPr>
                <m:sty m:val="p"/>
              </m:rPr>
              <w:rPr>
                <w:rFonts w:hint="eastAsia" w:ascii="Cambria Math" w:hAnsi="Cambria Math" w:eastAsia="楷体" w:cs="楷体"/>
                <w:color w:val="000000"/>
                <w:sz w:val="28"/>
                <w:szCs w:val="28"/>
              </w:rPr>
              <m:t>V</m:t>
            </m:r>
            <m:ctrlPr>
              <w:rPr>
                <w:rFonts w:hint="eastAsia" w:ascii="Cambria Math" w:hAnsi="Cambria Math" w:eastAsia="楷体" w:cs="楷体"/>
                <w:color w:val="000000"/>
                <w:sz w:val="28"/>
                <w:szCs w:val="28"/>
              </w:rPr>
            </m:ctrlPr>
          </m:e>
          <m:sub>
            <m:r>
              <m:rPr>
                <m:sty m:val="p"/>
              </m:rPr>
              <w:rPr>
                <w:rFonts w:hint="eastAsia" w:ascii="Cambria Math" w:hAnsi="Cambria Math" w:eastAsia="楷体" w:cs="楷体"/>
                <w:color w:val="000000"/>
                <w:sz w:val="28"/>
                <w:szCs w:val="28"/>
              </w:rPr>
              <m:t>j</m:t>
            </m:r>
            <m:ctrlPr>
              <w:rPr>
                <w:rFonts w:hint="eastAsia" w:ascii="Cambria Math" w:hAnsi="Cambria Math" w:eastAsia="楷体" w:cs="楷体"/>
                <w:color w:val="000000"/>
                <w:sz w:val="28"/>
                <w:szCs w:val="28"/>
              </w:rPr>
            </m:ctrlPr>
          </m:sub>
        </m:sSub>
      </m:oMath>
      <w:r>
        <w:rPr>
          <w:rFonts w:hint="eastAsia" w:ascii="楷体" w:hAnsi="楷体" w:eastAsia="楷体" w:cs="楷体"/>
          <w:color w:val="000000"/>
          <w:sz w:val="28"/>
          <w:szCs w:val="28"/>
        </w:rPr>
        <w:t>和</w:t>
      </w:r>
      <m:oMath>
        <m:sSub>
          <m:sSubPr>
            <m:ctrlPr>
              <w:rPr>
                <w:rFonts w:hint="eastAsia" w:ascii="Cambria Math" w:hAnsi="Cambria Math" w:eastAsia="楷体" w:cs="楷体"/>
                <w:color w:val="000000"/>
                <w:sz w:val="28"/>
                <w:szCs w:val="28"/>
              </w:rPr>
            </m:ctrlPr>
          </m:sSubPr>
          <m:e>
            <m:r>
              <m:rPr>
                <m:sty m:val="p"/>
              </m:rPr>
              <w:rPr>
                <w:rFonts w:hint="eastAsia" w:ascii="Cambria Math" w:hAnsi="Cambria Math" w:eastAsia="楷体" w:cs="楷体"/>
                <w:color w:val="000000"/>
                <w:sz w:val="28"/>
                <w:szCs w:val="28"/>
              </w:rPr>
              <m:t>V</m:t>
            </m:r>
            <m:ctrlPr>
              <w:rPr>
                <w:rFonts w:hint="eastAsia" w:ascii="Cambria Math" w:hAnsi="Cambria Math" w:eastAsia="楷体" w:cs="楷体"/>
                <w:color w:val="000000"/>
                <w:sz w:val="28"/>
                <w:szCs w:val="28"/>
              </w:rPr>
            </m:ctrlPr>
          </m:e>
          <m:sub>
            <m:r>
              <m:rPr>
                <m:sty m:val="p"/>
              </m:rPr>
              <w:rPr>
                <w:rFonts w:hint="eastAsia" w:ascii="Cambria Math" w:hAnsi="Cambria Math" w:eastAsia="楷体" w:cs="楷体"/>
                <w:color w:val="000000"/>
                <w:sz w:val="28"/>
                <w:szCs w:val="28"/>
              </w:rPr>
              <m:t>k</m:t>
            </m:r>
            <m:ctrlPr>
              <w:rPr>
                <w:rFonts w:hint="eastAsia" w:ascii="Cambria Math" w:hAnsi="Cambria Math" w:eastAsia="楷体" w:cs="楷体"/>
                <w:color w:val="000000"/>
                <w:sz w:val="28"/>
                <w:szCs w:val="28"/>
              </w:rPr>
            </m:ctrlPr>
          </m:sub>
        </m:sSub>
      </m:oMath>
      <w:r>
        <w:rPr>
          <w:rFonts w:hint="eastAsia" w:ascii="楷体" w:hAnsi="楷体" w:eastAsia="楷体" w:cs="楷体"/>
          <w:color w:val="000000"/>
          <w:sz w:val="28"/>
          <w:szCs w:val="28"/>
        </w:rPr>
        <w:t>为导联贡献向量，</w:t>
      </w:r>
      <m:oMath>
        <m:sSub>
          <m:sSubPr>
            <m:ctrlPr>
              <w:rPr>
                <w:rFonts w:hint="eastAsia" w:ascii="Cambria Math" w:hAnsi="Cambria Math" w:eastAsia="楷体" w:cs="楷体"/>
                <w:color w:val="000000"/>
                <w:sz w:val="28"/>
                <w:szCs w:val="28"/>
              </w:rPr>
            </m:ctrlPr>
          </m:sSubPr>
          <m:e>
            <m:acc>
              <m:accPr>
                <m:chr m:val="̅"/>
                <m:ctrlPr>
                  <w:rPr>
                    <w:rFonts w:hint="eastAsia" w:ascii="Cambria Math" w:hAnsi="Cambria Math" w:eastAsia="楷体" w:cs="楷体"/>
                    <w:color w:val="000000"/>
                    <w:sz w:val="28"/>
                    <w:szCs w:val="28"/>
                  </w:rPr>
                </m:ctrlPr>
              </m:accPr>
              <m:e>
                <m:r>
                  <m:rPr>
                    <m:sty m:val="p"/>
                  </m:rPr>
                  <w:rPr>
                    <w:rFonts w:hint="eastAsia" w:ascii="Cambria Math" w:hAnsi="Cambria Math" w:eastAsia="楷体" w:cs="楷体"/>
                    <w:color w:val="000000"/>
                    <w:sz w:val="28"/>
                    <w:szCs w:val="28"/>
                  </w:rPr>
                  <m:t>v</m:t>
                </m:r>
                <m:ctrlPr>
                  <w:rPr>
                    <w:rFonts w:hint="eastAsia" w:ascii="Cambria Math" w:hAnsi="Cambria Math" w:eastAsia="楷体" w:cs="楷体"/>
                    <w:color w:val="000000"/>
                    <w:sz w:val="28"/>
                    <w:szCs w:val="28"/>
                  </w:rPr>
                </m:ctrlPr>
              </m:e>
            </m:acc>
            <m:ctrlPr>
              <w:rPr>
                <w:rFonts w:hint="eastAsia" w:ascii="Cambria Math" w:hAnsi="Cambria Math" w:eastAsia="楷体" w:cs="楷体"/>
                <w:color w:val="000000"/>
                <w:sz w:val="28"/>
                <w:szCs w:val="28"/>
              </w:rPr>
            </m:ctrlPr>
          </m:e>
          <m:sub>
            <m:r>
              <m:rPr>
                <m:sty m:val="p"/>
              </m:rPr>
              <w:rPr>
                <w:rFonts w:hint="eastAsia" w:ascii="Cambria Math" w:hAnsi="Cambria Math" w:eastAsia="楷体" w:cs="楷体"/>
                <w:color w:val="000000"/>
                <w:sz w:val="28"/>
                <w:szCs w:val="28"/>
              </w:rPr>
              <m:t>j</m:t>
            </m:r>
            <m:ctrlPr>
              <w:rPr>
                <w:rFonts w:hint="eastAsia" w:ascii="Cambria Math" w:hAnsi="Cambria Math" w:eastAsia="楷体" w:cs="楷体"/>
                <w:color w:val="000000"/>
                <w:sz w:val="28"/>
                <w:szCs w:val="28"/>
              </w:rPr>
            </m:ctrlPr>
          </m:sub>
        </m:sSub>
      </m:oMath>
      <w:r>
        <w:rPr>
          <w:rFonts w:hint="eastAsia" w:ascii="楷体" w:hAnsi="楷体" w:eastAsia="楷体" w:cs="楷体"/>
          <w:color w:val="000000"/>
          <w:sz w:val="28"/>
          <w:szCs w:val="28"/>
        </w:rPr>
        <w:t>和</w:t>
      </w:r>
      <m:oMath>
        <m:sSub>
          <m:sSubPr>
            <m:ctrlPr>
              <w:rPr>
                <w:rFonts w:hint="eastAsia" w:ascii="Cambria Math" w:hAnsi="Cambria Math" w:eastAsia="楷体" w:cs="楷体"/>
                <w:color w:val="000000"/>
                <w:sz w:val="28"/>
                <w:szCs w:val="28"/>
              </w:rPr>
            </m:ctrlPr>
          </m:sSubPr>
          <m:e>
            <m:acc>
              <m:accPr>
                <m:chr m:val="̅"/>
                <m:ctrlPr>
                  <w:rPr>
                    <w:rFonts w:hint="eastAsia" w:ascii="Cambria Math" w:hAnsi="Cambria Math" w:eastAsia="楷体" w:cs="楷体"/>
                    <w:color w:val="000000"/>
                    <w:sz w:val="28"/>
                    <w:szCs w:val="28"/>
                  </w:rPr>
                </m:ctrlPr>
              </m:accPr>
              <m:e>
                <m:r>
                  <m:rPr>
                    <m:sty m:val="p"/>
                  </m:rPr>
                  <w:rPr>
                    <w:rFonts w:hint="eastAsia" w:ascii="Cambria Math" w:hAnsi="Cambria Math" w:eastAsia="楷体" w:cs="楷体"/>
                    <w:color w:val="000000"/>
                    <w:sz w:val="28"/>
                    <w:szCs w:val="28"/>
                  </w:rPr>
                  <m:t>v</m:t>
                </m:r>
                <m:ctrlPr>
                  <w:rPr>
                    <w:rFonts w:hint="eastAsia" w:ascii="Cambria Math" w:hAnsi="Cambria Math" w:eastAsia="楷体" w:cs="楷体"/>
                    <w:color w:val="000000"/>
                    <w:sz w:val="28"/>
                    <w:szCs w:val="28"/>
                  </w:rPr>
                </m:ctrlPr>
              </m:e>
            </m:acc>
            <m:ctrlPr>
              <w:rPr>
                <w:rFonts w:hint="eastAsia" w:ascii="Cambria Math" w:hAnsi="Cambria Math" w:eastAsia="楷体" w:cs="楷体"/>
                <w:color w:val="000000"/>
                <w:sz w:val="28"/>
                <w:szCs w:val="28"/>
              </w:rPr>
            </m:ctrlPr>
          </m:e>
          <m:sub>
            <m:r>
              <m:rPr>
                <m:sty m:val="p"/>
              </m:rPr>
              <w:rPr>
                <w:rFonts w:hint="eastAsia" w:ascii="Cambria Math" w:hAnsi="Cambria Math" w:eastAsia="楷体" w:cs="楷体"/>
                <w:color w:val="000000"/>
                <w:sz w:val="28"/>
                <w:szCs w:val="28"/>
              </w:rPr>
              <m:t>k</m:t>
            </m:r>
            <m:ctrlPr>
              <w:rPr>
                <w:rFonts w:hint="eastAsia" w:ascii="Cambria Math" w:hAnsi="Cambria Math" w:eastAsia="楷体" w:cs="楷体"/>
                <w:color w:val="000000"/>
                <w:sz w:val="28"/>
                <w:szCs w:val="28"/>
              </w:rPr>
            </m:ctrlPr>
          </m:sub>
        </m:sSub>
      </m:oMath>
      <w:r>
        <w:rPr>
          <w:rFonts w:hint="eastAsia" w:ascii="楷体" w:hAnsi="楷体" w:eastAsia="楷体" w:cs="楷体"/>
          <w:color w:val="000000"/>
          <w:sz w:val="28"/>
          <w:szCs w:val="28"/>
        </w:rPr>
        <w:t>分别为向量</w:t>
      </w:r>
      <m:oMath>
        <m:sSub>
          <m:sSubPr>
            <m:ctrlPr>
              <w:rPr>
                <w:rFonts w:hint="eastAsia" w:ascii="Cambria Math" w:hAnsi="Cambria Math" w:eastAsia="楷体" w:cs="楷体"/>
                <w:color w:val="000000"/>
                <w:sz w:val="28"/>
                <w:szCs w:val="28"/>
              </w:rPr>
            </m:ctrlPr>
          </m:sSubPr>
          <m:e>
            <m:r>
              <m:rPr>
                <m:sty m:val="p"/>
              </m:rPr>
              <w:rPr>
                <w:rFonts w:hint="eastAsia" w:ascii="Cambria Math" w:hAnsi="Cambria Math" w:eastAsia="楷体" w:cs="楷体"/>
                <w:color w:val="000000"/>
                <w:sz w:val="28"/>
                <w:szCs w:val="28"/>
              </w:rPr>
              <m:t>V</m:t>
            </m:r>
            <m:ctrlPr>
              <w:rPr>
                <w:rFonts w:hint="eastAsia" w:ascii="Cambria Math" w:hAnsi="Cambria Math" w:eastAsia="楷体" w:cs="楷体"/>
                <w:color w:val="000000"/>
                <w:sz w:val="28"/>
                <w:szCs w:val="28"/>
              </w:rPr>
            </m:ctrlPr>
          </m:e>
          <m:sub>
            <m:r>
              <m:rPr>
                <m:sty m:val="p"/>
              </m:rPr>
              <w:rPr>
                <w:rFonts w:hint="eastAsia" w:ascii="Cambria Math" w:hAnsi="Cambria Math" w:eastAsia="楷体" w:cs="楷体"/>
                <w:color w:val="000000"/>
                <w:sz w:val="28"/>
                <w:szCs w:val="28"/>
              </w:rPr>
              <m:t>j</m:t>
            </m:r>
            <m:ctrlPr>
              <w:rPr>
                <w:rFonts w:hint="eastAsia" w:ascii="Cambria Math" w:hAnsi="Cambria Math" w:eastAsia="楷体" w:cs="楷体"/>
                <w:color w:val="000000"/>
                <w:sz w:val="28"/>
                <w:szCs w:val="28"/>
              </w:rPr>
            </m:ctrlPr>
          </m:sub>
        </m:sSub>
      </m:oMath>
      <w:r>
        <w:rPr>
          <w:rFonts w:hint="eastAsia" w:ascii="楷体" w:hAnsi="楷体" w:eastAsia="楷体" w:cs="楷体"/>
          <w:color w:val="000000"/>
          <w:sz w:val="28"/>
          <w:szCs w:val="28"/>
        </w:rPr>
        <w:t>和</w:t>
      </w:r>
      <m:oMath>
        <m:sSub>
          <m:sSubPr>
            <m:ctrlPr>
              <w:rPr>
                <w:rFonts w:hint="eastAsia" w:ascii="Cambria Math" w:hAnsi="Cambria Math" w:eastAsia="楷体" w:cs="楷体"/>
                <w:color w:val="000000"/>
                <w:sz w:val="28"/>
                <w:szCs w:val="28"/>
              </w:rPr>
            </m:ctrlPr>
          </m:sSubPr>
          <m:e>
            <m:r>
              <m:rPr>
                <m:sty m:val="p"/>
              </m:rPr>
              <w:rPr>
                <w:rFonts w:hint="eastAsia" w:ascii="Cambria Math" w:hAnsi="Cambria Math" w:eastAsia="楷体" w:cs="楷体"/>
                <w:color w:val="000000"/>
                <w:sz w:val="28"/>
                <w:szCs w:val="28"/>
              </w:rPr>
              <m:t>V</m:t>
            </m:r>
            <m:ctrlPr>
              <w:rPr>
                <w:rFonts w:hint="eastAsia" w:ascii="Cambria Math" w:hAnsi="Cambria Math" w:eastAsia="楷体" w:cs="楷体"/>
                <w:color w:val="000000"/>
                <w:sz w:val="28"/>
                <w:szCs w:val="28"/>
              </w:rPr>
            </m:ctrlPr>
          </m:e>
          <m:sub>
            <m:r>
              <m:rPr>
                <m:sty m:val="p"/>
              </m:rPr>
              <w:rPr>
                <w:rFonts w:hint="eastAsia" w:ascii="Cambria Math" w:hAnsi="Cambria Math" w:eastAsia="楷体" w:cs="楷体"/>
                <w:color w:val="000000"/>
                <w:sz w:val="28"/>
                <w:szCs w:val="28"/>
              </w:rPr>
              <m:t>k</m:t>
            </m:r>
            <m:ctrlPr>
              <w:rPr>
                <w:rFonts w:hint="eastAsia" w:ascii="Cambria Math" w:hAnsi="Cambria Math" w:eastAsia="楷体" w:cs="楷体"/>
                <w:color w:val="000000"/>
                <w:sz w:val="28"/>
                <w:szCs w:val="28"/>
              </w:rPr>
            </m:ctrlPr>
          </m:sub>
        </m:sSub>
      </m:oMath>
      <w:r>
        <w:rPr>
          <w:rFonts w:hint="eastAsia" w:ascii="楷体" w:hAnsi="楷体" w:eastAsia="楷体" w:cs="楷体"/>
          <w:color w:val="000000"/>
          <w:sz w:val="28"/>
          <w:szCs w:val="28"/>
        </w:rPr>
        <w:t>的均值，</w:t>
      </w:r>
      <m:oMath>
        <m:sSub>
          <m:sSubPr>
            <m:ctrlPr>
              <w:rPr>
                <w:rFonts w:hint="eastAsia" w:ascii="Cambria Math" w:hAnsi="Cambria Math" w:eastAsia="楷体" w:cs="楷体"/>
                <w:color w:val="000000"/>
                <w:sz w:val="28"/>
                <w:szCs w:val="28"/>
              </w:rPr>
            </m:ctrlPr>
          </m:sSubPr>
          <m:e>
            <m:r>
              <m:rPr>
                <m:sty m:val="p"/>
              </m:rPr>
              <w:rPr>
                <w:rFonts w:hint="eastAsia" w:ascii="Cambria Math" w:hAnsi="Cambria Math" w:eastAsia="楷体" w:cs="楷体"/>
                <w:color w:val="000000"/>
                <w:sz w:val="28"/>
                <w:szCs w:val="28"/>
              </w:rPr>
              <m:t>v</m:t>
            </m:r>
            <m:ctrlPr>
              <w:rPr>
                <w:rFonts w:hint="eastAsia" w:ascii="Cambria Math" w:hAnsi="Cambria Math" w:eastAsia="楷体" w:cs="楷体"/>
                <w:color w:val="000000"/>
                <w:sz w:val="28"/>
                <w:szCs w:val="28"/>
              </w:rPr>
            </m:ctrlPr>
          </m:e>
          <m:sub>
            <m:r>
              <m:rPr>
                <m:sty m:val="p"/>
              </m:rPr>
              <w:rPr>
                <w:rFonts w:hint="eastAsia" w:ascii="Cambria Math" w:hAnsi="Cambria Math" w:eastAsia="楷体" w:cs="楷体"/>
                <w:color w:val="000000"/>
                <w:sz w:val="28"/>
                <w:szCs w:val="28"/>
              </w:rPr>
              <m:t>j,i</m:t>
            </m:r>
            <m:ctrlPr>
              <w:rPr>
                <w:rFonts w:hint="eastAsia" w:ascii="Cambria Math" w:hAnsi="Cambria Math" w:eastAsia="楷体" w:cs="楷体"/>
                <w:color w:val="000000"/>
                <w:sz w:val="28"/>
                <w:szCs w:val="28"/>
              </w:rPr>
            </m:ctrlPr>
          </m:sub>
        </m:sSub>
      </m:oMath>
      <w:r>
        <w:rPr>
          <w:rFonts w:hint="eastAsia" w:hAnsi="Cambria Math" w:eastAsia="楷体" w:cs="楷体"/>
          <w:color w:val="000000"/>
          <w:sz w:val="28"/>
          <w:szCs w:val="28"/>
        </w:rPr>
        <w:t>表示向量</w:t>
      </w:r>
      <m:oMath>
        <m:r>
          <m:rPr>
            <m:sty m:val="p"/>
          </m:rPr>
          <w:rPr>
            <w:rFonts w:ascii="Cambria Math" w:hAnsi="Cambria Math" w:eastAsia="楷体" w:cs="楷体"/>
            <w:color w:val="000000"/>
            <w:sz w:val="28"/>
            <w:szCs w:val="28"/>
          </w:rPr>
          <m:t>j</m:t>
        </m:r>
      </m:oMath>
      <w:r>
        <w:rPr>
          <w:rFonts w:hint="eastAsia" w:hAnsi="Cambria Math" w:eastAsia="楷体" w:cs="楷体"/>
          <w:color w:val="000000"/>
          <w:sz w:val="28"/>
          <w:szCs w:val="28"/>
        </w:rPr>
        <w:t>的第</w:t>
      </w:r>
      <m:oMath>
        <m:r>
          <m:rPr>
            <m:sty m:val="p"/>
          </m:rPr>
          <w:rPr>
            <w:rFonts w:hint="eastAsia" w:ascii="Cambria Math" w:hAnsi="Cambria Math" w:eastAsia="楷体" w:cs="楷体"/>
            <w:color w:val="000000"/>
            <w:sz w:val="28"/>
            <w:szCs w:val="28"/>
          </w:rPr>
          <m:t>i</m:t>
        </m:r>
      </m:oMath>
      <w:r>
        <w:rPr>
          <w:rFonts w:hint="eastAsia" w:hAnsi="Cambria Math" w:eastAsia="楷体" w:cs="楷体"/>
          <w:color w:val="000000"/>
          <w:sz w:val="28"/>
          <w:szCs w:val="28"/>
        </w:rPr>
        <w:t>个分量，</w:t>
      </w:r>
      <m:oMath>
        <m:sSub>
          <m:sSubPr>
            <m:ctrlPr>
              <w:rPr>
                <w:rFonts w:hint="eastAsia" w:ascii="Cambria Math" w:hAnsi="Cambria Math" w:eastAsia="楷体" w:cs="楷体"/>
                <w:color w:val="000000"/>
                <w:sz w:val="28"/>
                <w:szCs w:val="28"/>
              </w:rPr>
            </m:ctrlPr>
          </m:sSubPr>
          <m:e>
            <m:r>
              <m:rPr>
                <m:sty m:val="p"/>
              </m:rPr>
              <w:rPr>
                <w:rFonts w:hint="eastAsia" w:ascii="Cambria Math" w:hAnsi="Cambria Math" w:eastAsia="楷体" w:cs="楷体"/>
                <w:color w:val="000000"/>
                <w:sz w:val="28"/>
                <w:szCs w:val="28"/>
              </w:rPr>
              <m:t>v</m:t>
            </m:r>
            <m:ctrlPr>
              <w:rPr>
                <w:rFonts w:hint="eastAsia" w:ascii="Cambria Math" w:hAnsi="Cambria Math" w:eastAsia="楷体" w:cs="楷体"/>
                <w:color w:val="000000"/>
                <w:sz w:val="28"/>
                <w:szCs w:val="28"/>
              </w:rPr>
            </m:ctrlPr>
          </m:e>
          <m:sub>
            <m:r>
              <m:rPr>
                <m:sty m:val="p"/>
              </m:rPr>
              <w:rPr>
                <w:rFonts w:hint="eastAsia" w:ascii="Cambria Math" w:hAnsi="Cambria Math" w:eastAsia="楷体" w:cs="楷体"/>
                <w:color w:val="000000"/>
                <w:sz w:val="28"/>
                <w:szCs w:val="28"/>
              </w:rPr>
              <m:t>k,i</m:t>
            </m:r>
            <m:ctrlPr>
              <w:rPr>
                <w:rFonts w:hint="eastAsia" w:ascii="Cambria Math" w:hAnsi="Cambria Math" w:eastAsia="楷体" w:cs="楷体"/>
                <w:color w:val="000000"/>
                <w:sz w:val="28"/>
                <w:szCs w:val="28"/>
              </w:rPr>
            </m:ctrlPr>
          </m:sub>
        </m:sSub>
      </m:oMath>
      <w:r>
        <w:rPr>
          <w:rFonts w:hint="eastAsia" w:hAnsi="Cambria Math" w:eastAsia="楷体" w:cs="楷体"/>
          <w:color w:val="000000"/>
          <w:sz w:val="28"/>
          <w:szCs w:val="28"/>
        </w:rPr>
        <w:t>表示向量</w:t>
      </w:r>
      <m:oMath>
        <m:r>
          <m:rPr>
            <m:sty m:val="p"/>
          </m:rPr>
          <w:rPr>
            <w:rFonts w:hint="eastAsia" w:ascii="Cambria Math" w:hAnsi="Cambria Math" w:eastAsia="楷体" w:cs="楷体"/>
            <w:color w:val="000000"/>
            <w:sz w:val="28"/>
            <w:szCs w:val="28"/>
          </w:rPr>
          <m:t xml:space="preserve"> k</m:t>
        </m:r>
      </m:oMath>
      <w:r>
        <w:rPr>
          <w:rFonts w:hint="eastAsia" w:hAnsi="Cambria Math" w:eastAsia="楷体" w:cs="楷体"/>
          <w:color w:val="000000"/>
          <w:sz w:val="28"/>
          <w:szCs w:val="28"/>
        </w:rPr>
        <w:t>的第</w:t>
      </w:r>
      <m:oMath>
        <m:r>
          <m:rPr>
            <m:sty m:val="p"/>
          </m:rPr>
          <w:rPr>
            <w:rFonts w:hint="eastAsia" w:ascii="Cambria Math" w:hAnsi="Cambria Math" w:eastAsia="楷体" w:cs="楷体"/>
            <w:color w:val="000000"/>
            <w:sz w:val="28"/>
            <w:szCs w:val="28"/>
          </w:rPr>
          <m:t>i</m:t>
        </m:r>
      </m:oMath>
      <w:r>
        <w:rPr>
          <w:rFonts w:hint="eastAsia" w:hAnsi="Cambria Math" w:eastAsia="楷体" w:cs="楷体"/>
          <w:color w:val="000000"/>
          <w:sz w:val="28"/>
          <w:szCs w:val="28"/>
        </w:rPr>
        <w:t>个分量</w:t>
      </w:r>
      <w:r>
        <w:rPr>
          <w:rFonts w:hint="eastAsia" w:ascii="楷体" w:hAnsi="楷体" w:eastAsia="楷体" w:cs="楷体"/>
          <w:color w:val="000000"/>
          <w:sz w:val="28"/>
          <w:szCs w:val="28"/>
        </w:rPr>
        <w:t>。</w:t>
      </w:r>
    </w:p>
    <w:bookmarkEnd w:id="1"/>
    <w:p w14:paraId="392A80FC">
      <w:pPr>
        <w:numPr>
          <w:ilvl w:val="0"/>
          <w:numId w:val="0"/>
        </w:numPr>
        <w:ind w:firstLine="560" w:firstLineChars="200"/>
        <w:outlineLvl w:val="0"/>
        <w:rPr>
          <w:rFonts w:ascii="楷体" w:hAnsi="楷体" w:eastAsia="楷体" w:cs="楷体"/>
          <w:color w:val="000000"/>
          <w:sz w:val="28"/>
          <w:szCs w:val="28"/>
        </w:rPr>
      </w:pPr>
      <w:del w:id="40" w:author="Administrator" w:date="2025-03-11T09:59:36Z">
        <w:r>
          <w:rPr>
            <w:rFonts w:hint="default" w:ascii="楷体" w:hAnsi="楷体" w:eastAsia="楷体" w:cs="楷体"/>
            <w:color w:val="000000"/>
            <w:kern w:val="2"/>
            <w:sz w:val="28"/>
            <w:szCs w:val="28"/>
            <w:lang w:val="en-US" w:eastAsia="zh-CN" w:bidi="ar-SA"/>
          </w:rPr>
          <w:delText>5</w:delText>
        </w:r>
      </w:del>
      <w:ins w:id="41" w:author="Administrator" w:date="2025-03-11T09:59:36Z">
        <w:r>
          <w:rPr>
            <w:rFonts w:hint="eastAsia" w:ascii="楷体" w:hAnsi="楷体" w:eastAsia="楷体" w:cs="楷体"/>
            <w:color w:val="000000"/>
            <w:kern w:val="2"/>
            <w:sz w:val="28"/>
            <w:szCs w:val="28"/>
            <w:lang w:val="en-US" w:eastAsia="zh-CN" w:bidi="ar-SA"/>
          </w:rPr>
          <w:t>3</w:t>
        </w:r>
      </w:ins>
      <w:r>
        <w:rPr>
          <w:rFonts w:ascii="楷体" w:hAnsi="楷体" w:eastAsia="楷体" w:cs="楷体"/>
          <w:color w:val="000000"/>
          <w:kern w:val="2"/>
          <w:sz w:val="28"/>
          <w:szCs w:val="28"/>
          <w:lang w:val="en-US" w:eastAsia="zh-CN" w:bidi="ar-SA"/>
        </w:rPr>
        <w:t>、</w:t>
      </w:r>
      <w:r>
        <w:rPr>
          <w:rFonts w:hint="eastAsia" w:ascii="楷体" w:hAnsi="楷体" w:eastAsia="楷体" w:cs="楷体"/>
          <w:color w:val="000000"/>
          <w:sz w:val="28"/>
          <w:szCs w:val="28"/>
        </w:rPr>
        <w:t>根据权利要求</w:t>
      </w:r>
      <w:del w:id="42" w:author="Administrator" w:date="2025-03-11T09:59:49Z">
        <w:r>
          <w:rPr>
            <w:rFonts w:hint="default" w:ascii="楷体" w:hAnsi="楷体" w:eastAsia="楷体" w:cs="楷体"/>
            <w:color w:val="000000"/>
            <w:sz w:val="28"/>
            <w:szCs w:val="28"/>
            <w:lang w:val="en-US"/>
          </w:rPr>
          <w:delText>4</w:delText>
        </w:r>
      </w:del>
      <w:ins w:id="43" w:author="Administrator" w:date="2025-03-11T09:59:49Z">
        <w:r>
          <w:rPr>
            <w:rFonts w:hint="eastAsia" w:ascii="楷体" w:hAnsi="楷体" w:eastAsia="楷体" w:cs="楷体"/>
            <w:color w:val="000000"/>
            <w:sz w:val="28"/>
            <w:szCs w:val="28"/>
            <w:lang w:val="en-US" w:eastAsia="zh-CN"/>
          </w:rPr>
          <w:t>2</w:t>
        </w:r>
      </w:ins>
      <w:r>
        <w:rPr>
          <w:rFonts w:hint="eastAsia" w:ascii="楷体" w:hAnsi="楷体" w:eastAsia="楷体" w:cs="楷体"/>
          <w:color w:val="000000"/>
          <w:sz w:val="28"/>
          <w:szCs w:val="28"/>
        </w:rPr>
        <w:t>所述的方法，其特征在于，所述步骤4具体包括：</w:t>
      </w:r>
    </w:p>
    <w:p w14:paraId="2EA3033D">
      <w:pPr>
        <w:ind w:firstLine="560" w:firstLineChars="200"/>
        <w:outlineLvl w:val="0"/>
        <w:rPr>
          <w:rFonts w:ascii="楷体" w:hAnsi="楷体" w:eastAsia="楷体" w:cs="楷体"/>
          <w:color w:val="000000"/>
          <w:sz w:val="28"/>
          <w:szCs w:val="28"/>
        </w:rPr>
      </w:pPr>
      <w:r>
        <w:rPr>
          <w:rFonts w:hint="eastAsia" w:ascii="楷体" w:hAnsi="楷体" w:eastAsia="楷体" w:cs="楷体"/>
          <w:color w:val="000000"/>
          <w:sz w:val="28"/>
          <w:szCs w:val="28"/>
        </w:rPr>
        <w:t>步骤4.1，将训练集中少数类样本和导联贡献图输入初始模型，得到少数类样本的预测值；</w:t>
      </w:r>
    </w:p>
    <w:p w14:paraId="3EBFFDC6">
      <w:pPr>
        <w:ind w:firstLine="560" w:firstLineChars="200"/>
        <w:outlineLvl w:val="0"/>
        <w:rPr>
          <w:rFonts w:ascii="楷体" w:hAnsi="楷体" w:eastAsia="楷体" w:cs="楷体"/>
          <w:color w:val="000000"/>
          <w:sz w:val="28"/>
          <w:szCs w:val="28"/>
        </w:rPr>
      </w:pPr>
      <w:r>
        <w:rPr>
          <w:rFonts w:hint="eastAsia" w:ascii="楷体" w:hAnsi="楷体" w:eastAsia="楷体" w:cs="楷体"/>
          <w:color w:val="000000"/>
          <w:sz w:val="28"/>
          <w:szCs w:val="28"/>
        </w:rPr>
        <w:t>步骤4.2，将预测值和少数类样本对应的真实值代入加权二分类交叉熵损失函数进行反向传播更新初始模型参数并冻结初始模型中骨干网络的部分网络参数，其中，所述加权二分类交叉熵损失函数为</w:t>
      </w:r>
    </w:p>
    <w:p w14:paraId="66775AC3">
      <w:pPr>
        <w:ind w:firstLine="560" w:firstLineChars="200"/>
        <w:outlineLvl w:val="0"/>
        <w:rPr>
          <w:rFonts w:ascii="楷体" w:hAnsi="楷体" w:eastAsia="楷体" w:cs="楷体"/>
          <w:color w:val="000000"/>
          <w:sz w:val="28"/>
          <w:szCs w:val="28"/>
        </w:rPr>
      </w:pPr>
      <m:oMathPara>
        <m:oMath>
          <m:r>
            <m:rPr>
              <m:sty m:val="p"/>
            </m:rPr>
            <w:rPr>
              <w:rFonts w:hint="eastAsia" w:ascii="Cambria Math" w:hAnsi="Cambria Math" w:eastAsia="楷体" w:cs="楷体"/>
              <w:color w:val="000000"/>
              <w:sz w:val="28"/>
              <w:szCs w:val="28"/>
            </w:rPr>
            <m:t>L=</m:t>
          </m:r>
          <m:nary>
            <m:naryPr>
              <m:chr m:val="∑"/>
              <m:grow m:val="1"/>
              <m:limLoc m:val="undOvr"/>
              <m:ctrlPr>
                <w:rPr>
                  <w:rFonts w:hint="eastAsia" w:ascii="Cambria Math" w:hAnsi="Cambria Math" w:eastAsia="楷体" w:cs="楷体"/>
                  <w:color w:val="000000"/>
                  <w:sz w:val="28"/>
                  <w:szCs w:val="28"/>
                </w:rPr>
              </m:ctrlPr>
            </m:naryPr>
            <m:sub>
              <m:r>
                <m:rPr>
                  <m:sty m:val="p"/>
                </m:rPr>
                <w:rPr>
                  <w:rFonts w:hint="eastAsia" w:ascii="Cambria Math" w:hAnsi="Cambria Math" w:eastAsia="楷体" w:cs="楷体"/>
                  <w:color w:val="000000"/>
                  <w:sz w:val="28"/>
                  <w:szCs w:val="28"/>
                </w:rPr>
                <m:t>c=1</m:t>
              </m:r>
              <m:ctrlPr>
                <w:rPr>
                  <w:rFonts w:hint="eastAsia" w:ascii="Cambria Math" w:hAnsi="Cambria Math" w:eastAsia="楷体" w:cs="楷体"/>
                  <w:color w:val="000000"/>
                  <w:sz w:val="28"/>
                  <w:szCs w:val="28"/>
                </w:rPr>
              </m:ctrlPr>
            </m:sub>
            <m:sup>
              <m:r>
                <m:rPr>
                  <m:sty m:val="p"/>
                </m:rPr>
                <w:rPr>
                  <w:rFonts w:ascii="Cambria Math" w:hAnsi="Cambria Math" w:eastAsia="楷体" w:cs="楷体"/>
                  <w:color w:val="000000"/>
                  <w:sz w:val="28"/>
                  <w:szCs w:val="28"/>
                </w:rPr>
                <m:t>n</m:t>
              </m:r>
              <m:ctrlPr>
                <w:rPr>
                  <w:rFonts w:hint="eastAsia" w:ascii="Cambria Math" w:hAnsi="Cambria Math" w:eastAsia="楷体" w:cs="楷体"/>
                  <w:color w:val="000000"/>
                  <w:sz w:val="28"/>
                  <w:szCs w:val="28"/>
                </w:rPr>
              </m:ctrlPr>
            </m:sup>
            <m:e>
              <m:r>
                <m:rPr>
                  <m:sty m:val="p"/>
                </m:rPr>
                <w:rPr>
                  <w:rFonts w:hint="eastAsia" w:ascii="Cambria Math" w:hAnsi="Cambria Math" w:eastAsia="楷体" w:cs="楷体"/>
                  <w:color w:val="000000"/>
                  <w:sz w:val="28"/>
                  <w:szCs w:val="28"/>
                </w:rPr>
                <m:t> </m:t>
              </m:r>
              <m:ctrlPr>
                <w:rPr>
                  <w:rFonts w:hint="eastAsia" w:ascii="Cambria Math" w:hAnsi="Cambria Math" w:eastAsia="楷体" w:cs="楷体"/>
                  <w:color w:val="000000"/>
                  <w:sz w:val="28"/>
                  <w:szCs w:val="28"/>
                </w:rPr>
              </m:ctrlPr>
            </m:e>
          </m:nary>
          <m:sSub>
            <m:sSubPr>
              <m:ctrlPr>
                <w:rPr>
                  <w:rFonts w:hint="eastAsia" w:ascii="Cambria Math" w:hAnsi="Cambria Math" w:eastAsia="楷体" w:cs="楷体"/>
                  <w:color w:val="000000"/>
                  <w:sz w:val="28"/>
                  <w:szCs w:val="28"/>
                </w:rPr>
              </m:ctrlPr>
            </m:sSubPr>
            <m:e>
              <m:r>
                <m:rPr>
                  <m:sty m:val="p"/>
                </m:rPr>
                <w:rPr>
                  <w:rFonts w:hint="eastAsia" w:ascii="Cambria Math" w:hAnsi="Cambria Math" w:eastAsia="楷体" w:cs="楷体"/>
                  <w:color w:val="000000"/>
                  <w:sz w:val="28"/>
                  <w:szCs w:val="28"/>
                </w:rPr>
                <m:t>L</m:t>
              </m:r>
              <m:ctrlPr>
                <w:rPr>
                  <w:rFonts w:hint="eastAsia" w:ascii="Cambria Math" w:hAnsi="Cambria Math" w:eastAsia="楷体" w:cs="楷体"/>
                  <w:color w:val="000000"/>
                  <w:sz w:val="28"/>
                  <w:szCs w:val="28"/>
                </w:rPr>
              </m:ctrlPr>
            </m:e>
            <m:sub>
              <m:r>
                <m:rPr>
                  <m:sty m:val="p"/>
                </m:rPr>
                <w:rPr>
                  <w:rFonts w:hint="eastAsia" w:ascii="Cambria Math" w:hAnsi="Cambria Math" w:eastAsia="楷体" w:cs="楷体"/>
                  <w:color w:val="000000"/>
                  <w:sz w:val="28"/>
                  <w:szCs w:val="28"/>
                </w:rPr>
                <m:t>c</m:t>
              </m:r>
              <m:ctrlPr>
                <w:rPr>
                  <w:rFonts w:hint="eastAsia" w:ascii="Cambria Math" w:hAnsi="Cambria Math" w:eastAsia="楷体" w:cs="楷体"/>
                  <w:color w:val="000000"/>
                  <w:sz w:val="28"/>
                  <w:szCs w:val="28"/>
                </w:rPr>
              </m:ctrlPr>
            </m:sub>
          </m:sSub>
        </m:oMath>
      </m:oMathPara>
    </w:p>
    <w:p w14:paraId="0BE1CFC6">
      <w:pPr>
        <w:ind w:firstLine="560" w:firstLineChars="200"/>
        <w:outlineLvl w:val="0"/>
        <w:rPr>
          <w:rFonts w:ascii="楷体" w:hAnsi="楷体" w:eastAsia="楷体" w:cs="楷体"/>
          <w:color w:val="000000"/>
          <w:sz w:val="28"/>
          <w:szCs w:val="28"/>
        </w:rPr>
      </w:pPr>
      <m:oMathPara>
        <m:oMath>
          <m:sSub>
            <m:sSubPr>
              <m:ctrlPr>
                <w:rPr>
                  <w:rFonts w:hint="eastAsia" w:ascii="Cambria Math" w:hAnsi="Cambria Math" w:eastAsia="楷体" w:cs="楷体"/>
                  <w:color w:val="000000"/>
                  <w:sz w:val="28"/>
                  <w:szCs w:val="28"/>
                </w:rPr>
              </m:ctrlPr>
            </m:sSubPr>
            <m:e>
              <m:r>
                <m:rPr>
                  <m:sty m:val="p"/>
                </m:rPr>
                <w:rPr>
                  <w:rFonts w:hint="eastAsia" w:ascii="Cambria Math" w:hAnsi="Cambria Math" w:eastAsia="楷体" w:cs="楷体"/>
                  <w:color w:val="000000"/>
                  <w:sz w:val="28"/>
                  <w:szCs w:val="28"/>
                </w:rPr>
                <m:t>L</m:t>
              </m:r>
              <m:ctrlPr>
                <w:rPr>
                  <w:rFonts w:hint="eastAsia" w:ascii="Cambria Math" w:hAnsi="Cambria Math" w:eastAsia="楷体" w:cs="楷体"/>
                  <w:color w:val="000000"/>
                  <w:sz w:val="28"/>
                  <w:szCs w:val="28"/>
                </w:rPr>
              </m:ctrlPr>
            </m:e>
            <m:sub>
              <m:r>
                <m:rPr>
                  <m:sty m:val="p"/>
                </m:rPr>
                <w:rPr>
                  <w:rFonts w:hint="eastAsia" w:ascii="Cambria Math" w:hAnsi="Cambria Math" w:eastAsia="楷体" w:cs="楷体"/>
                  <w:color w:val="000000"/>
                  <w:sz w:val="28"/>
                  <w:szCs w:val="28"/>
                </w:rPr>
                <m:t>c</m:t>
              </m:r>
              <m:ctrlPr>
                <w:rPr>
                  <w:rFonts w:hint="eastAsia" w:ascii="Cambria Math" w:hAnsi="Cambria Math" w:eastAsia="楷体" w:cs="楷体"/>
                  <w:color w:val="000000"/>
                  <w:sz w:val="28"/>
                  <w:szCs w:val="28"/>
                </w:rPr>
              </m:ctrlPr>
            </m:sub>
          </m:sSub>
          <m:r>
            <m:rPr>
              <m:sty m:val="p"/>
            </m:rPr>
            <w:rPr>
              <w:rFonts w:hint="eastAsia" w:ascii="Cambria Math" w:hAnsi="Cambria Math" w:eastAsia="楷体" w:cs="楷体"/>
              <w:color w:val="000000"/>
              <w:sz w:val="28"/>
              <w:szCs w:val="28"/>
            </w:rPr>
            <m:t>=−</m:t>
          </m:r>
          <m:sSub>
            <m:sSubPr>
              <m:ctrlPr>
                <w:rPr>
                  <w:rFonts w:hint="eastAsia" w:ascii="Cambria Math" w:hAnsi="Cambria Math" w:eastAsia="楷体" w:cs="楷体"/>
                  <w:color w:val="000000"/>
                  <w:sz w:val="28"/>
                  <w:szCs w:val="28"/>
                </w:rPr>
              </m:ctrlPr>
            </m:sSubPr>
            <m:e>
              <m:r>
                <m:rPr>
                  <m:sty m:val="p"/>
                </m:rPr>
                <w:rPr>
                  <w:rFonts w:hint="eastAsia" w:ascii="Cambria Math" w:hAnsi="Cambria Math" w:eastAsia="楷体" w:cs="楷体"/>
                  <w:color w:val="000000"/>
                  <w:sz w:val="28"/>
                  <w:szCs w:val="28"/>
                </w:rPr>
                <m:t>w</m:t>
              </m:r>
              <m:ctrlPr>
                <w:rPr>
                  <w:rFonts w:hint="eastAsia" w:ascii="Cambria Math" w:hAnsi="Cambria Math" w:eastAsia="楷体" w:cs="楷体"/>
                  <w:color w:val="000000"/>
                  <w:sz w:val="28"/>
                  <w:szCs w:val="28"/>
                </w:rPr>
              </m:ctrlPr>
            </m:e>
            <m:sub>
              <m:r>
                <m:rPr>
                  <m:sty m:val="p"/>
                </m:rPr>
                <w:rPr>
                  <w:rFonts w:hint="eastAsia" w:ascii="Cambria Math" w:hAnsi="Cambria Math" w:eastAsia="楷体" w:cs="楷体"/>
                  <w:color w:val="000000"/>
                  <w:sz w:val="28"/>
                  <w:szCs w:val="28"/>
                </w:rPr>
                <m:t>c</m:t>
              </m:r>
              <m:ctrlPr>
                <w:rPr>
                  <w:rFonts w:hint="eastAsia" w:ascii="Cambria Math" w:hAnsi="Cambria Math" w:eastAsia="楷体" w:cs="楷体"/>
                  <w:color w:val="000000"/>
                  <w:sz w:val="28"/>
                  <w:szCs w:val="28"/>
                </w:rPr>
              </m:ctrlPr>
            </m:sub>
          </m:sSub>
          <m:d>
            <m:dPr>
              <m:ctrlPr>
                <w:rPr>
                  <w:rFonts w:hint="eastAsia" w:ascii="Cambria Math" w:hAnsi="Cambria Math" w:eastAsia="楷体" w:cs="楷体"/>
                  <w:color w:val="000000"/>
                  <w:sz w:val="28"/>
                  <w:szCs w:val="28"/>
                </w:rPr>
              </m:ctrlPr>
            </m:dPr>
            <m:e>
              <m:sSub>
                <m:sSubPr>
                  <m:ctrlPr>
                    <w:rPr>
                      <w:rFonts w:hint="eastAsia" w:ascii="Cambria Math" w:hAnsi="Cambria Math" w:eastAsia="楷体" w:cs="楷体"/>
                      <w:color w:val="000000"/>
                      <w:sz w:val="28"/>
                      <w:szCs w:val="28"/>
                    </w:rPr>
                  </m:ctrlPr>
                </m:sSubPr>
                <m:e>
                  <m:r>
                    <m:rPr>
                      <m:sty m:val="p"/>
                    </m:rPr>
                    <w:rPr>
                      <w:rFonts w:hint="eastAsia" w:ascii="Cambria Math" w:hAnsi="Cambria Math" w:eastAsia="楷体" w:cs="楷体"/>
                      <w:color w:val="000000"/>
                      <w:sz w:val="28"/>
                      <w:szCs w:val="28"/>
                    </w:rPr>
                    <m:t>y</m:t>
                  </m:r>
                  <m:ctrlPr>
                    <w:rPr>
                      <w:rFonts w:hint="eastAsia" w:ascii="Cambria Math" w:hAnsi="Cambria Math" w:eastAsia="楷体" w:cs="楷体"/>
                      <w:color w:val="000000"/>
                      <w:sz w:val="28"/>
                      <w:szCs w:val="28"/>
                    </w:rPr>
                  </m:ctrlPr>
                </m:e>
                <m:sub>
                  <m:r>
                    <m:rPr>
                      <m:sty m:val="p"/>
                    </m:rPr>
                    <w:rPr>
                      <w:rFonts w:hint="eastAsia" w:ascii="Cambria Math" w:hAnsi="Cambria Math" w:eastAsia="楷体" w:cs="楷体"/>
                      <w:color w:val="000000"/>
                      <w:sz w:val="28"/>
                      <w:szCs w:val="28"/>
                    </w:rPr>
                    <m:t>c</m:t>
                  </m:r>
                  <m:ctrlPr>
                    <w:rPr>
                      <w:rFonts w:hint="eastAsia" w:ascii="Cambria Math" w:hAnsi="Cambria Math" w:eastAsia="楷体" w:cs="楷体"/>
                      <w:color w:val="000000"/>
                      <w:sz w:val="28"/>
                      <w:szCs w:val="28"/>
                    </w:rPr>
                  </m:ctrlPr>
                </m:sub>
              </m:sSub>
              <m:r>
                <m:rPr>
                  <m:sty m:val="p"/>
                </m:rPr>
                <w:rPr>
                  <w:rFonts w:hint="eastAsia" w:ascii="Cambria Math" w:hAnsi="Cambria Math" w:eastAsia="楷体" w:cs="楷体"/>
                  <w:color w:val="000000"/>
                  <w:sz w:val="28"/>
                  <w:szCs w:val="28"/>
                </w:rPr>
                <m:t>log⁡(</m:t>
              </m:r>
              <m:sSub>
                <m:sSubPr>
                  <m:ctrlPr>
                    <w:rPr>
                      <w:rFonts w:hint="eastAsia" w:ascii="Cambria Math" w:hAnsi="Cambria Math" w:eastAsia="楷体" w:cs="楷体"/>
                      <w:color w:val="000000"/>
                      <w:sz w:val="28"/>
                      <w:szCs w:val="28"/>
                    </w:rPr>
                  </m:ctrlPr>
                </m:sSubPr>
                <m:e>
                  <m:acc>
                    <m:accPr>
                      <m:ctrlPr>
                        <w:rPr>
                          <w:rFonts w:hint="eastAsia" w:ascii="Cambria Math" w:hAnsi="Cambria Math" w:eastAsia="楷体" w:cs="楷体"/>
                          <w:color w:val="000000"/>
                          <w:sz w:val="28"/>
                          <w:szCs w:val="28"/>
                        </w:rPr>
                      </m:ctrlPr>
                    </m:accPr>
                    <m:e>
                      <m:r>
                        <m:rPr>
                          <m:sty m:val="p"/>
                        </m:rPr>
                        <w:rPr>
                          <w:rFonts w:hint="eastAsia" w:ascii="Cambria Math" w:hAnsi="Cambria Math" w:eastAsia="楷体" w:cs="楷体"/>
                          <w:color w:val="000000"/>
                          <w:sz w:val="28"/>
                          <w:szCs w:val="28"/>
                        </w:rPr>
                        <m:t>y</m:t>
                      </m:r>
                      <m:ctrlPr>
                        <w:rPr>
                          <w:rFonts w:hint="eastAsia" w:ascii="Cambria Math" w:hAnsi="Cambria Math" w:eastAsia="楷体" w:cs="楷体"/>
                          <w:color w:val="000000"/>
                          <w:sz w:val="28"/>
                          <w:szCs w:val="28"/>
                        </w:rPr>
                      </m:ctrlPr>
                    </m:e>
                  </m:acc>
                  <m:ctrlPr>
                    <w:rPr>
                      <w:rFonts w:hint="eastAsia" w:ascii="Cambria Math" w:hAnsi="Cambria Math" w:eastAsia="楷体" w:cs="楷体"/>
                      <w:color w:val="000000"/>
                      <w:sz w:val="28"/>
                      <w:szCs w:val="28"/>
                    </w:rPr>
                  </m:ctrlPr>
                </m:e>
                <m:sub>
                  <m:r>
                    <m:rPr>
                      <m:sty m:val="p"/>
                    </m:rPr>
                    <w:rPr>
                      <w:rFonts w:hint="eastAsia" w:ascii="Cambria Math" w:hAnsi="Cambria Math" w:eastAsia="楷体" w:cs="楷体"/>
                      <w:color w:val="000000"/>
                      <w:sz w:val="28"/>
                      <w:szCs w:val="28"/>
                    </w:rPr>
                    <m:t>c</m:t>
                  </m:r>
                  <m:ctrlPr>
                    <w:rPr>
                      <w:rFonts w:hint="eastAsia" w:ascii="Cambria Math" w:hAnsi="Cambria Math" w:eastAsia="楷体" w:cs="楷体"/>
                      <w:color w:val="000000"/>
                      <w:sz w:val="28"/>
                      <w:szCs w:val="28"/>
                    </w:rPr>
                  </m:ctrlPr>
                </m:sub>
              </m:sSub>
              <m:r>
                <m:rPr>
                  <m:sty m:val="p"/>
                </m:rPr>
                <w:rPr>
                  <w:rFonts w:hint="eastAsia" w:ascii="Cambria Math" w:hAnsi="Cambria Math" w:eastAsia="楷体" w:cs="楷体"/>
                  <w:color w:val="000000"/>
                  <w:sz w:val="28"/>
                  <w:szCs w:val="28"/>
                </w:rPr>
                <m:t>)+(1−</m:t>
              </m:r>
              <m:sSub>
                <m:sSubPr>
                  <m:ctrlPr>
                    <w:rPr>
                      <w:rFonts w:hint="eastAsia" w:ascii="Cambria Math" w:hAnsi="Cambria Math" w:eastAsia="楷体" w:cs="楷体"/>
                      <w:color w:val="000000"/>
                      <w:sz w:val="28"/>
                      <w:szCs w:val="28"/>
                    </w:rPr>
                  </m:ctrlPr>
                </m:sSubPr>
                <m:e>
                  <m:r>
                    <m:rPr>
                      <m:sty m:val="p"/>
                    </m:rPr>
                    <w:rPr>
                      <w:rFonts w:hint="eastAsia" w:ascii="Cambria Math" w:hAnsi="Cambria Math" w:eastAsia="楷体" w:cs="楷体"/>
                      <w:color w:val="000000"/>
                      <w:sz w:val="28"/>
                      <w:szCs w:val="28"/>
                    </w:rPr>
                    <m:t>y</m:t>
                  </m:r>
                  <m:ctrlPr>
                    <w:rPr>
                      <w:rFonts w:hint="eastAsia" w:ascii="Cambria Math" w:hAnsi="Cambria Math" w:eastAsia="楷体" w:cs="楷体"/>
                      <w:color w:val="000000"/>
                      <w:sz w:val="28"/>
                      <w:szCs w:val="28"/>
                    </w:rPr>
                  </m:ctrlPr>
                </m:e>
                <m:sub>
                  <m:r>
                    <m:rPr>
                      <m:sty m:val="p"/>
                    </m:rPr>
                    <w:rPr>
                      <w:rFonts w:hint="eastAsia" w:ascii="Cambria Math" w:hAnsi="Cambria Math" w:eastAsia="楷体" w:cs="楷体"/>
                      <w:color w:val="000000"/>
                      <w:sz w:val="28"/>
                      <w:szCs w:val="28"/>
                    </w:rPr>
                    <m:t>c</m:t>
                  </m:r>
                  <m:ctrlPr>
                    <w:rPr>
                      <w:rFonts w:hint="eastAsia" w:ascii="Cambria Math" w:hAnsi="Cambria Math" w:eastAsia="楷体" w:cs="楷体"/>
                      <w:color w:val="000000"/>
                      <w:sz w:val="28"/>
                      <w:szCs w:val="28"/>
                    </w:rPr>
                  </m:ctrlPr>
                </m:sub>
              </m:sSub>
              <m:r>
                <m:rPr>
                  <m:sty m:val="p"/>
                </m:rPr>
                <w:rPr>
                  <w:rFonts w:hint="eastAsia" w:ascii="Cambria Math" w:hAnsi="Cambria Math" w:eastAsia="楷体" w:cs="楷体"/>
                  <w:color w:val="000000"/>
                  <w:sz w:val="28"/>
                  <w:szCs w:val="28"/>
                </w:rPr>
                <m:t>)log⁡(1−</m:t>
              </m:r>
              <m:sSub>
                <m:sSubPr>
                  <m:ctrlPr>
                    <w:rPr>
                      <w:rFonts w:hint="eastAsia" w:ascii="Cambria Math" w:hAnsi="Cambria Math" w:eastAsia="楷体" w:cs="楷体"/>
                      <w:color w:val="000000"/>
                      <w:sz w:val="28"/>
                      <w:szCs w:val="28"/>
                    </w:rPr>
                  </m:ctrlPr>
                </m:sSubPr>
                <m:e>
                  <m:acc>
                    <m:accPr>
                      <m:ctrlPr>
                        <w:rPr>
                          <w:rFonts w:hint="eastAsia" w:ascii="Cambria Math" w:hAnsi="Cambria Math" w:eastAsia="楷体" w:cs="楷体"/>
                          <w:color w:val="000000"/>
                          <w:sz w:val="28"/>
                          <w:szCs w:val="28"/>
                        </w:rPr>
                      </m:ctrlPr>
                    </m:accPr>
                    <m:e>
                      <m:r>
                        <m:rPr>
                          <m:sty m:val="p"/>
                        </m:rPr>
                        <w:rPr>
                          <w:rFonts w:hint="eastAsia" w:ascii="Cambria Math" w:hAnsi="Cambria Math" w:eastAsia="楷体" w:cs="楷体"/>
                          <w:color w:val="000000"/>
                          <w:sz w:val="28"/>
                          <w:szCs w:val="28"/>
                        </w:rPr>
                        <m:t>y</m:t>
                      </m:r>
                      <m:ctrlPr>
                        <w:rPr>
                          <w:rFonts w:hint="eastAsia" w:ascii="Cambria Math" w:hAnsi="Cambria Math" w:eastAsia="楷体" w:cs="楷体"/>
                          <w:color w:val="000000"/>
                          <w:sz w:val="28"/>
                          <w:szCs w:val="28"/>
                        </w:rPr>
                      </m:ctrlPr>
                    </m:e>
                  </m:acc>
                  <m:ctrlPr>
                    <w:rPr>
                      <w:rFonts w:hint="eastAsia" w:ascii="Cambria Math" w:hAnsi="Cambria Math" w:eastAsia="楷体" w:cs="楷体"/>
                      <w:color w:val="000000"/>
                      <w:sz w:val="28"/>
                      <w:szCs w:val="28"/>
                    </w:rPr>
                  </m:ctrlPr>
                </m:e>
                <m:sub>
                  <m:r>
                    <m:rPr>
                      <m:sty m:val="p"/>
                    </m:rPr>
                    <w:rPr>
                      <w:rFonts w:hint="eastAsia" w:ascii="Cambria Math" w:hAnsi="Cambria Math" w:eastAsia="楷体" w:cs="楷体"/>
                      <w:color w:val="000000"/>
                      <w:sz w:val="28"/>
                      <w:szCs w:val="28"/>
                    </w:rPr>
                    <m:t>c</m:t>
                  </m:r>
                  <m:ctrlPr>
                    <w:rPr>
                      <w:rFonts w:hint="eastAsia" w:ascii="Cambria Math" w:hAnsi="Cambria Math" w:eastAsia="楷体" w:cs="楷体"/>
                      <w:color w:val="000000"/>
                      <w:sz w:val="28"/>
                      <w:szCs w:val="28"/>
                    </w:rPr>
                  </m:ctrlPr>
                </m:sub>
              </m:sSub>
              <m:r>
                <m:rPr>
                  <m:sty m:val="p"/>
                </m:rPr>
                <w:rPr>
                  <w:rFonts w:hint="eastAsia" w:ascii="Cambria Math" w:hAnsi="Cambria Math" w:eastAsia="楷体" w:cs="楷体"/>
                  <w:color w:val="000000"/>
                  <w:sz w:val="28"/>
                  <w:szCs w:val="28"/>
                </w:rPr>
                <m:t>)</m:t>
              </m:r>
              <m:ctrlPr>
                <w:rPr>
                  <w:rFonts w:hint="eastAsia" w:ascii="Cambria Math" w:hAnsi="Cambria Math" w:eastAsia="楷体" w:cs="楷体"/>
                  <w:color w:val="000000"/>
                  <w:sz w:val="28"/>
                  <w:szCs w:val="28"/>
                </w:rPr>
              </m:ctrlPr>
            </m:e>
          </m:d>
        </m:oMath>
      </m:oMathPara>
    </w:p>
    <w:p w14:paraId="70EC85BD">
      <w:pPr>
        <w:ind w:firstLine="560" w:firstLineChars="200"/>
        <w:outlineLvl w:val="0"/>
        <w:rPr>
          <w:rFonts w:ascii="楷体" w:hAnsi="楷体" w:eastAsia="楷体" w:cs="楷体"/>
          <w:color w:val="000000"/>
          <w:sz w:val="28"/>
          <w:szCs w:val="28"/>
        </w:rPr>
      </w:pPr>
      <w:r>
        <w:rPr>
          <w:rFonts w:hint="eastAsia" w:ascii="楷体" w:hAnsi="楷体" w:eastAsia="楷体" w:cs="楷体"/>
          <w:color w:val="000000"/>
          <w:sz w:val="28"/>
          <w:szCs w:val="28"/>
        </w:rPr>
        <w:t>其中，</w:t>
      </w:r>
      <m:oMath>
        <m:r>
          <m:rPr>
            <m:sty m:val="p"/>
          </m:rPr>
          <w:rPr>
            <w:rFonts w:ascii="Cambria Math" w:hAnsi="Cambria Math" w:eastAsia="楷体" w:cs="楷体"/>
            <w:color w:val="000000"/>
            <w:sz w:val="28"/>
            <w:szCs w:val="28"/>
          </w:rPr>
          <m:t>n</m:t>
        </m:r>
      </m:oMath>
      <w:r>
        <w:rPr>
          <w:rFonts w:hint="eastAsia" w:ascii="楷体" w:hAnsi="楷体" w:eastAsia="楷体" w:cs="楷体"/>
          <w:color w:val="000000"/>
          <w:sz w:val="28"/>
          <w:szCs w:val="28"/>
        </w:rPr>
        <w:t>表示分类任务的数量，</w:t>
      </w:r>
      <m:oMath>
        <m:sSub>
          <m:sSubPr>
            <m:ctrlPr>
              <w:rPr>
                <w:rFonts w:hint="eastAsia" w:ascii="Cambria Math" w:hAnsi="Cambria Math" w:eastAsia="楷体" w:cs="楷体"/>
                <w:color w:val="000000"/>
                <w:sz w:val="28"/>
                <w:szCs w:val="28"/>
              </w:rPr>
            </m:ctrlPr>
          </m:sSubPr>
          <m:e>
            <m:r>
              <m:rPr>
                <m:sty m:val="p"/>
              </m:rPr>
              <w:rPr>
                <w:rFonts w:hint="eastAsia" w:ascii="Cambria Math" w:hAnsi="Cambria Math" w:eastAsia="楷体" w:cs="楷体"/>
                <w:color w:val="000000"/>
                <w:sz w:val="28"/>
                <w:szCs w:val="28"/>
              </w:rPr>
              <m:t>L</m:t>
            </m:r>
            <m:ctrlPr>
              <w:rPr>
                <w:rFonts w:hint="eastAsia" w:ascii="Cambria Math" w:hAnsi="Cambria Math" w:eastAsia="楷体" w:cs="楷体"/>
                <w:color w:val="000000"/>
                <w:sz w:val="28"/>
                <w:szCs w:val="28"/>
              </w:rPr>
            </m:ctrlPr>
          </m:e>
          <m:sub>
            <m:r>
              <m:rPr>
                <m:sty m:val="p"/>
              </m:rPr>
              <w:rPr>
                <w:rFonts w:hint="eastAsia" w:ascii="Cambria Math" w:hAnsi="Cambria Math" w:eastAsia="楷体" w:cs="楷体"/>
                <w:color w:val="000000"/>
                <w:sz w:val="28"/>
                <w:szCs w:val="28"/>
              </w:rPr>
              <m:t>c</m:t>
            </m:r>
            <m:ctrlPr>
              <w:rPr>
                <w:rFonts w:hint="eastAsia" w:ascii="Cambria Math" w:hAnsi="Cambria Math" w:eastAsia="楷体" w:cs="楷体"/>
                <w:color w:val="000000"/>
                <w:sz w:val="28"/>
                <w:szCs w:val="28"/>
              </w:rPr>
            </m:ctrlPr>
          </m:sub>
        </m:sSub>
      </m:oMath>
      <w:r>
        <w:rPr>
          <w:rFonts w:hint="eastAsia" w:ascii="楷体" w:hAnsi="楷体" w:eastAsia="楷体" w:cs="楷体"/>
          <w:color w:val="000000"/>
          <w:sz w:val="28"/>
          <w:szCs w:val="28"/>
        </w:rPr>
        <w:t>是第</w:t>
      </w:r>
      <m:oMath>
        <m:r>
          <m:rPr>
            <m:sty m:val="p"/>
          </m:rPr>
          <w:rPr>
            <w:rFonts w:hint="eastAsia" w:ascii="Cambria Math" w:hAnsi="Cambria Math" w:eastAsia="楷体" w:cs="楷体"/>
            <w:color w:val="000000"/>
            <w:sz w:val="28"/>
            <w:szCs w:val="28"/>
          </w:rPr>
          <m:t>c</m:t>
        </m:r>
      </m:oMath>
      <w:r>
        <w:rPr>
          <w:rFonts w:hint="eastAsia" w:ascii="楷体" w:hAnsi="楷体" w:eastAsia="楷体" w:cs="楷体"/>
          <w:color w:val="000000"/>
          <w:sz w:val="28"/>
          <w:szCs w:val="28"/>
        </w:rPr>
        <w:t>类别的损失，</w:t>
      </w:r>
      <m:oMath>
        <m:sSub>
          <m:sSubPr>
            <m:ctrlPr>
              <w:rPr>
                <w:rFonts w:hint="eastAsia" w:ascii="Cambria Math" w:hAnsi="Cambria Math" w:eastAsia="楷体" w:cs="楷体"/>
                <w:color w:val="000000"/>
                <w:sz w:val="28"/>
                <w:szCs w:val="28"/>
              </w:rPr>
            </m:ctrlPr>
          </m:sSubPr>
          <m:e>
            <m:r>
              <m:rPr>
                <m:sty m:val="p"/>
              </m:rPr>
              <w:rPr>
                <w:rFonts w:hint="eastAsia" w:ascii="Cambria Math" w:hAnsi="Cambria Math" w:eastAsia="楷体" w:cs="楷体"/>
                <w:color w:val="000000"/>
                <w:sz w:val="28"/>
                <w:szCs w:val="28"/>
              </w:rPr>
              <m:t>w</m:t>
            </m:r>
            <m:ctrlPr>
              <w:rPr>
                <w:rFonts w:hint="eastAsia" w:ascii="Cambria Math" w:hAnsi="Cambria Math" w:eastAsia="楷体" w:cs="楷体"/>
                <w:color w:val="000000"/>
                <w:sz w:val="28"/>
                <w:szCs w:val="28"/>
              </w:rPr>
            </m:ctrlPr>
          </m:e>
          <m:sub>
            <m:r>
              <m:rPr>
                <m:sty m:val="p"/>
              </m:rPr>
              <w:rPr>
                <w:rFonts w:hint="eastAsia" w:ascii="Cambria Math" w:hAnsi="Cambria Math" w:eastAsia="楷体" w:cs="楷体"/>
                <w:color w:val="000000"/>
                <w:sz w:val="28"/>
                <w:szCs w:val="28"/>
              </w:rPr>
              <m:t>c</m:t>
            </m:r>
            <m:ctrlPr>
              <w:rPr>
                <w:rFonts w:hint="eastAsia" w:ascii="Cambria Math" w:hAnsi="Cambria Math" w:eastAsia="楷体" w:cs="楷体"/>
                <w:color w:val="000000"/>
                <w:sz w:val="28"/>
                <w:szCs w:val="28"/>
              </w:rPr>
            </m:ctrlPr>
          </m:sub>
        </m:sSub>
      </m:oMath>
      <w:r>
        <w:rPr>
          <w:rFonts w:hint="eastAsia" w:ascii="楷体" w:hAnsi="楷体" w:eastAsia="楷体" w:cs="楷体"/>
          <w:color w:val="000000"/>
          <w:sz w:val="28"/>
          <w:szCs w:val="28"/>
        </w:rPr>
        <w:t>是第</w:t>
      </w:r>
      <m:oMath>
        <m:r>
          <m:rPr>
            <m:sty m:val="p"/>
          </m:rPr>
          <w:rPr>
            <w:rFonts w:hint="eastAsia" w:ascii="Cambria Math" w:hAnsi="Cambria Math" w:eastAsia="楷体" w:cs="楷体"/>
            <w:color w:val="000000"/>
            <w:sz w:val="28"/>
            <w:szCs w:val="28"/>
          </w:rPr>
          <m:t>c</m:t>
        </m:r>
      </m:oMath>
      <w:r>
        <w:rPr>
          <w:rFonts w:hint="eastAsia" w:ascii="楷体" w:hAnsi="楷体" w:eastAsia="楷体" w:cs="楷体"/>
          <w:color w:val="000000"/>
          <w:sz w:val="28"/>
          <w:szCs w:val="28"/>
        </w:rPr>
        <w:t>类别的权重，</w:t>
      </w:r>
      <m:oMath>
        <m:sSub>
          <m:sSubPr>
            <m:ctrlPr>
              <w:rPr>
                <w:rFonts w:hint="eastAsia" w:ascii="Cambria Math" w:hAnsi="Cambria Math" w:eastAsia="楷体" w:cs="楷体"/>
                <w:color w:val="000000"/>
                <w:sz w:val="28"/>
                <w:szCs w:val="28"/>
              </w:rPr>
            </m:ctrlPr>
          </m:sSubPr>
          <m:e>
            <m:r>
              <m:rPr>
                <m:sty m:val="p"/>
              </m:rPr>
              <w:rPr>
                <w:rFonts w:hint="eastAsia" w:ascii="Cambria Math" w:hAnsi="Cambria Math" w:eastAsia="楷体" w:cs="楷体"/>
                <w:color w:val="000000"/>
                <w:sz w:val="28"/>
                <w:szCs w:val="28"/>
              </w:rPr>
              <m:t>y</m:t>
            </m:r>
            <m:ctrlPr>
              <w:rPr>
                <w:rFonts w:hint="eastAsia" w:ascii="Cambria Math" w:hAnsi="Cambria Math" w:eastAsia="楷体" w:cs="楷体"/>
                <w:color w:val="000000"/>
                <w:sz w:val="28"/>
                <w:szCs w:val="28"/>
              </w:rPr>
            </m:ctrlPr>
          </m:e>
          <m:sub>
            <m:r>
              <m:rPr>
                <m:sty m:val="p"/>
              </m:rPr>
              <w:rPr>
                <w:rFonts w:hint="eastAsia" w:ascii="Cambria Math" w:hAnsi="Cambria Math" w:eastAsia="楷体" w:cs="楷体"/>
                <w:color w:val="000000"/>
                <w:sz w:val="28"/>
                <w:szCs w:val="28"/>
              </w:rPr>
              <m:t>c</m:t>
            </m:r>
            <m:ctrlPr>
              <w:rPr>
                <w:rFonts w:hint="eastAsia" w:ascii="Cambria Math" w:hAnsi="Cambria Math" w:eastAsia="楷体" w:cs="楷体"/>
                <w:color w:val="000000"/>
                <w:sz w:val="28"/>
                <w:szCs w:val="28"/>
              </w:rPr>
            </m:ctrlPr>
          </m:sub>
        </m:sSub>
      </m:oMath>
      <w:r>
        <w:rPr>
          <w:rFonts w:hint="eastAsia" w:ascii="楷体" w:hAnsi="楷体" w:eastAsia="楷体" w:cs="楷体"/>
          <w:color w:val="000000"/>
          <w:sz w:val="28"/>
          <w:szCs w:val="28"/>
        </w:rPr>
        <w:t>表示真实标签，</w:t>
      </w:r>
      <m:oMath>
        <m:sSub>
          <m:sSubPr>
            <m:ctrlPr>
              <w:rPr>
                <w:rFonts w:hint="eastAsia" w:ascii="Cambria Math" w:hAnsi="Cambria Math" w:eastAsia="楷体" w:cs="楷体"/>
                <w:color w:val="000000"/>
                <w:sz w:val="28"/>
                <w:szCs w:val="28"/>
              </w:rPr>
            </m:ctrlPr>
          </m:sSubPr>
          <m:e>
            <m:acc>
              <m:accPr>
                <m:ctrlPr>
                  <w:rPr>
                    <w:rFonts w:hint="eastAsia" w:ascii="Cambria Math" w:hAnsi="Cambria Math" w:eastAsia="楷体" w:cs="楷体"/>
                    <w:color w:val="000000"/>
                    <w:sz w:val="28"/>
                    <w:szCs w:val="28"/>
                  </w:rPr>
                </m:ctrlPr>
              </m:accPr>
              <m:e>
                <m:r>
                  <m:rPr>
                    <m:sty m:val="p"/>
                  </m:rPr>
                  <w:rPr>
                    <w:rFonts w:hint="eastAsia" w:ascii="Cambria Math" w:hAnsi="Cambria Math" w:eastAsia="楷体" w:cs="楷体"/>
                    <w:color w:val="000000"/>
                    <w:sz w:val="28"/>
                    <w:szCs w:val="28"/>
                  </w:rPr>
                  <m:t>y</m:t>
                </m:r>
                <m:ctrlPr>
                  <w:rPr>
                    <w:rFonts w:hint="eastAsia" w:ascii="Cambria Math" w:hAnsi="Cambria Math" w:eastAsia="楷体" w:cs="楷体"/>
                    <w:color w:val="000000"/>
                    <w:sz w:val="28"/>
                    <w:szCs w:val="28"/>
                  </w:rPr>
                </m:ctrlPr>
              </m:e>
            </m:acc>
            <m:ctrlPr>
              <w:rPr>
                <w:rFonts w:hint="eastAsia" w:ascii="Cambria Math" w:hAnsi="Cambria Math" w:eastAsia="楷体" w:cs="楷体"/>
                <w:color w:val="000000"/>
                <w:sz w:val="28"/>
                <w:szCs w:val="28"/>
              </w:rPr>
            </m:ctrlPr>
          </m:e>
          <m:sub>
            <m:r>
              <m:rPr>
                <m:sty m:val="p"/>
              </m:rPr>
              <w:rPr>
                <w:rFonts w:hint="eastAsia" w:ascii="Cambria Math" w:hAnsi="Cambria Math" w:eastAsia="楷体" w:cs="楷体"/>
                <w:color w:val="000000"/>
                <w:sz w:val="28"/>
                <w:szCs w:val="28"/>
              </w:rPr>
              <m:t>c</m:t>
            </m:r>
            <m:ctrlPr>
              <w:rPr>
                <w:rFonts w:hint="eastAsia" w:ascii="Cambria Math" w:hAnsi="Cambria Math" w:eastAsia="楷体" w:cs="楷体"/>
                <w:color w:val="000000"/>
                <w:sz w:val="28"/>
                <w:szCs w:val="28"/>
              </w:rPr>
            </m:ctrlPr>
          </m:sub>
        </m:sSub>
      </m:oMath>
      <w:r>
        <w:rPr>
          <w:rFonts w:hint="eastAsia" w:ascii="楷体" w:hAnsi="楷体" w:eastAsia="楷体" w:cs="楷体"/>
          <w:color w:val="000000"/>
          <w:sz w:val="28"/>
          <w:szCs w:val="28"/>
        </w:rPr>
        <w:t>表示初始模型预测的概率输出；</w:t>
      </w:r>
    </w:p>
    <w:p w14:paraId="3CD3A74F">
      <w:pPr>
        <w:ind w:firstLine="560" w:firstLineChars="200"/>
        <w:outlineLvl w:val="0"/>
        <w:rPr>
          <w:rFonts w:ascii="楷体" w:hAnsi="楷体" w:eastAsia="楷体" w:cs="楷体"/>
          <w:color w:val="000000"/>
          <w:sz w:val="28"/>
          <w:szCs w:val="28"/>
        </w:rPr>
      </w:pPr>
      <w:r>
        <w:rPr>
          <w:rFonts w:hint="eastAsia" w:ascii="楷体" w:hAnsi="楷体" w:eastAsia="楷体" w:cs="楷体"/>
          <w:color w:val="000000"/>
          <w:sz w:val="28"/>
          <w:szCs w:val="28"/>
        </w:rPr>
        <w:t>所述更新初始模型参数的表达式为</w:t>
      </w:r>
    </w:p>
    <w:p w14:paraId="1EC66116">
      <w:pPr>
        <w:ind w:firstLine="560" w:firstLineChars="200"/>
        <w:outlineLvl w:val="0"/>
        <w:rPr>
          <w:rFonts w:ascii="楷体" w:hAnsi="楷体" w:eastAsia="楷体" w:cs="楷体"/>
          <w:color w:val="000000"/>
          <w:sz w:val="28"/>
          <w:szCs w:val="28"/>
        </w:rPr>
      </w:pPr>
      <m:oMathPara>
        <m:oMath>
          <m:sSub>
            <m:sSubPr>
              <m:ctrlPr>
                <w:rPr>
                  <w:rFonts w:hint="eastAsia" w:ascii="Cambria Math" w:hAnsi="Cambria Math" w:eastAsia="楷体" w:cs="楷体"/>
                  <w:color w:val="000000"/>
                  <w:sz w:val="28"/>
                  <w:szCs w:val="28"/>
                </w:rPr>
              </m:ctrlPr>
            </m:sSubPr>
            <m:e>
              <m:r>
                <m:rPr>
                  <m:sty m:val="p"/>
                </m:rPr>
                <w:rPr>
                  <w:rFonts w:hint="eastAsia" w:ascii="Cambria Math" w:hAnsi="Cambria Math" w:eastAsia="楷体" w:cs="楷体"/>
                  <w:color w:val="000000"/>
                  <w:sz w:val="28"/>
                  <w:szCs w:val="28"/>
                </w:rPr>
                <m:t>θ</m:t>
              </m:r>
              <m:ctrlPr>
                <w:rPr>
                  <w:rFonts w:hint="eastAsia" w:ascii="Cambria Math" w:hAnsi="Cambria Math" w:eastAsia="楷体" w:cs="楷体"/>
                  <w:color w:val="000000"/>
                  <w:sz w:val="28"/>
                  <w:szCs w:val="28"/>
                </w:rPr>
              </m:ctrlPr>
            </m:e>
            <m:sub>
              <m:r>
                <m:rPr>
                  <m:sty m:val="p"/>
                </m:rPr>
                <w:rPr>
                  <w:rFonts w:hint="eastAsia" w:ascii="Cambria Math" w:hAnsi="Cambria Math" w:eastAsia="楷体" w:cs="楷体"/>
                  <w:color w:val="000000"/>
                  <w:sz w:val="28"/>
                  <w:szCs w:val="28"/>
                </w:rPr>
                <m:t>t+1</m:t>
              </m:r>
              <m:ctrlPr>
                <w:rPr>
                  <w:rFonts w:hint="eastAsia" w:ascii="Cambria Math" w:hAnsi="Cambria Math" w:eastAsia="楷体" w:cs="楷体"/>
                  <w:color w:val="000000"/>
                  <w:sz w:val="28"/>
                  <w:szCs w:val="28"/>
                </w:rPr>
              </m:ctrlPr>
            </m:sub>
          </m:sSub>
          <m:r>
            <m:rPr>
              <m:sty m:val="p"/>
            </m:rPr>
            <w:rPr>
              <w:rFonts w:hint="eastAsia" w:ascii="Cambria Math" w:hAnsi="Cambria Math" w:eastAsia="楷体" w:cs="楷体"/>
              <w:color w:val="000000"/>
              <w:sz w:val="28"/>
              <w:szCs w:val="28"/>
            </w:rPr>
            <m:t>=</m:t>
          </m:r>
          <m:sSub>
            <m:sSubPr>
              <m:ctrlPr>
                <w:rPr>
                  <w:rFonts w:hint="eastAsia" w:ascii="Cambria Math" w:hAnsi="Cambria Math" w:eastAsia="楷体" w:cs="楷体"/>
                  <w:color w:val="000000"/>
                  <w:sz w:val="28"/>
                  <w:szCs w:val="28"/>
                </w:rPr>
              </m:ctrlPr>
            </m:sSubPr>
            <m:e>
              <m:r>
                <m:rPr>
                  <m:sty m:val="p"/>
                </m:rPr>
                <w:rPr>
                  <w:rFonts w:hint="eastAsia" w:ascii="Cambria Math" w:hAnsi="Cambria Math" w:eastAsia="楷体" w:cs="楷体"/>
                  <w:color w:val="000000"/>
                  <w:sz w:val="28"/>
                  <w:szCs w:val="28"/>
                </w:rPr>
                <m:t>θ</m:t>
              </m:r>
              <m:ctrlPr>
                <w:rPr>
                  <w:rFonts w:hint="eastAsia" w:ascii="Cambria Math" w:hAnsi="Cambria Math" w:eastAsia="楷体" w:cs="楷体"/>
                  <w:color w:val="000000"/>
                  <w:sz w:val="28"/>
                  <w:szCs w:val="28"/>
                </w:rPr>
              </m:ctrlPr>
            </m:e>
            <m:sub>
              <m:r>
                <m:rPr>
                  <m:sty m:val="p"/>
                </m:rPr>
                <w:rPr>
                  <w:rFonts w:hint="eastAsia" w:ascii="Cambria Math" w:hAnsi="Cambria Math" w:eastAsia="楷体" w:cs="楷体"/>
                  <w:color w:val="000000"/>
                  <w:sz w:val="28"/>
                  <w:szCs w:val="28"/>
                </w:rPr>
                <m:t>t</m:t>
              </m:r>
              <m:ctrlPr>
                <w:rPr>
                  <w:rFonts w:hint="eastAsia" w:ascii="Cambria Math" w:hAnsi="Cambria Math" w:eastAsia="楷体" w:cs="楷体"/>
                  <w:color w:val="000000"/>
                  <w:sz w:val="28"/>
                  <w:szCs w:val="28"/>
                </w:rPr>
              </m:ctrlPr>
            </m:sub>
          </m:sSub>
          <m:r>
            <m:rPr>
              <m:sty m:val="p"/>
            </m:rPr>
            <w:rPr>
              <w:rFonts w:hint="eastAsia" w:ascii="Cambria Math" w:hAnsi="Cambria Math" w:eastAsia="楷体" w:cs="楷体"/>
              <w:color w:val="000000"/>
              <w:sz w:val="28"/>
              <w:szCs w:val="28"/>
            </w:rPr>
            <m:t>−η</m:t>
          </m:r>
          <m:sSub>
            <m:sSubPr>
              <m:ctrlPr>
                <w:rPr>
                  <w:rFonts w:hint="eastAsia" w:ascii="Cambria Math" w:hAnsi="Cambria Math" w:eastAsia="楷体" w:cs="楷体"/>
                  <w:color w:val="000000"/>
                  <w:sz w:val="28"/>
                  <w:szCs w:val="28"/>
                </w:rPr>
              </m:ctrlPr>
            </m:sSubPr>
            <m:e>
              <m:r>
                <m:rPr>
                  <m:sty m:val="p"/>
                </m:rPr>
                <w:rPr>
                  <w:rFonts w:hint="eastAsia" w:ascii="Cambria Math" w:hAnsi="Cambria Math" w:eastAsia="楷体" w:cs="楷体"/>
                  <w:color w:val="000000"/>
                  <w:sz w:val="28"/>
                  <w:szCs w:val="28"/>
                </w:rPr>
                <m:t>∇</m:t>
              </m:r>
              <m:ctrlPr>
                <w:rPr>
                  <w:rFonts w:hint="eastAsia" w:ascii="Cambria Math" w:hAnsi="Cambria Math" w:eastAsia="楷体" w:cs="楷体"/>
                  <w:color w:val="000000"/>
                  <w:sz w:val="28"/>
                  <w:szCs w:val="28"/>
                </w:rPr>
              </m:ctrlPr>
            </m:e>
            <m:sub>
              <m:r>
                <m:rPr>
                  <m:sty m:val="p"/>
                </m:rPr>
                <w:rPr>
                  <w:rFonts w:hint="eastAsia" w:ascii="Cambria Math" w:hAnsi="Cambria Math" w:eastAsia="楷体" w:cs="楷体"/>
                  <w:color w:val="000000"/>
                  <w:sz w:val="28"/>
                  <w:szCs w:val="28"/>
                </w:rPr>
                <m:t>θ</m:t>
              </m:r>
              <m:ctrlPr>
                <w:rPr>
                  <w:rFonts w:hint="eastAsia" w:ascii="Cambria Math" w:hAnsi="Cambria Math" w:eastAsia="楷体" w:cs="楷体"/>
                  <w:color w:val="000000"/>
                  <w:sz w:val="28"/>
                  <w:szCs w:val="28"/>
                </w:rPr>
              </m:ctrlPr>
            </m:sub>
          </m:sSub>
          <m:r>
            <m:rPr>
              <m:sty m:val="p"/>
            </m:rPr>
            <w:rPr>
              <w:rFonts w:hint="eastAsia" w:ascii="Cambria Math" w:hAnsi="Cambria Math" w:eastAsia="楷体" w:cs="楷体"/>
              <w:color w:val="000000"/>
              <w:sz w:val="28"/>
              <w:szCs w:val="28"/>
            </w:rPr>
            <m:t>L</m:t>
          </m:r>
        </m:oMath>
      </m:oMathPara>
    </w:p>
    <w:p w14:paraId="3B87453C">
      <w:pPr>
        <w:ind w:firstLine="560" w:firstLineChars="200"/>
        <w:outlineLvl w:val="0"/>
        <w:rPr>
          <w:rFonts w:ascii="楷体" w:hAnsi="楷体" w:eastAsia="楷体" w:cs="楷体"/>
          <w:color w:val="000000"/>
          <w:sz w:val="28"/>
          <w:szCs w:val="28"/>
        </w:rPr>
      </w:pPr>
      <w:r>
        <w:rPr>
          <w:rFonts w:hint="eastAsia" w:ascii="楷体" w:hAnsi="楷体" w:eastAsia="楷体" w:cs="楷体"/>
          <w:color w:val="000000"/>
          <w:sz w:val="28"/>
          <w:szCs w:val="28"/>
        </w:rPr>
        <w:t xml:space="preserve">其中 </w:t>
      </w:r>
      <m:oMath>
        <m:r>
          <m:rPr>
            <m:sty m:val="p"/>
          </m:rPr>
          <w:rPr>
            <w:rFonts w:hint="eastAsia" w:ascii="Cambria Math" w:hAnsi="Cambria Math" w:eastAsia="楷体" w:cs="楷体"/>
            <w:color w:val="000000"/>
            <w:sz w:val="28"/>
            <w:szCs w:val="28"/>
          </w:rPr>
          <m:t>θ</m:t>
        </m:r>
      </m:oMath>
      <w:r>
        <w:rPr>
          <w:rFonts w:hint="eastAsia" w:ascii="楷体" w:hAnsi="楷体" w:eastAsia="楷体" w:cs="楷体"/>
          <w:color w:val="000000"/>
          <w:sz w:val="28"/>
          <w:szCs w:val="28"/>
        </w:rPr>
        <w:t>为模型参数，</w:t>
      </w:r>
      <m:oMath>
        <m:r>
          <m:rPr>
            <m:sty m:val="p"/>
          </m:rPr>
          <w:rPr>
            <w:rFonts w:hint="eastAsia" w:ascii="Cambria Math" w:hAnsi="Cambria Math" w:eastAsia="楷体" w:cs="楷体"/>
            <w:color w:val="000000"/>
            <w:sz w:val="28"/>
            <w:szCs w:val="28"/>
          </w:rPr>
          <m:t>η</m:t>
        </m:r>
      </m:oMath>
      <w:r>
        <w:rPr>
          <w:rFonts w:hint="eastAsia" w:ascii="楷体" w:hAnsi="楷体" w:eastAsia="楷体" w:cs="楷体"/>
          <w:color w:val="000000"/>
          <w:sz w:val="28"/>
          <w:szCs w:val="28"/>
        </w:rPr>
        <w:t>为学习率，</w:t>
      </w:r>
      <m:oMath>
        <m:sSub>
          <m:sSubPr>
            <m:ctrlPr>
              <w:rPr>
                <w:rFonts w:hint="eastAsia" w:ascii="Cambria Math" w:hAnsi="Cambria Math" w:eastAsia="楷体" w:cs="楷体"/>
                <w:color w:val="000000"/>
                <w:sz w:val="28"/>
                <w:szCs w:val="28"/>
              </w:rPr>
            </m:ctrlPr>
          </m:sSubPr>
          <m:e>
            <m:r>
              <m:rPr>
                <m:sty m:val="p"/>
              </m:rPr>
              <w:rPr>
                <w:rFonts w:hint="eastAsia" w:ascii="Cambria Math" w:hAnsi="Cambria Math" w:eastAsia="楷体" w:cs="楷体"/>
                <w:color w:val="000000"/>
                <w:sz w:val="28"/>
                <w:szCs w:val="28"/>
              </w:rPr>
              <m:t>∇</m:t>
            </m:r>
            <m:ctrlPr>
              <w:rPr>
                <w:rFonts w:hint="eastAsia" w:ascii="Cambria Math" w:hAnsi="Cambria Math" w:eastAsia="楷体" w:cs="楷体"/>
                <w:color w:val="000000"/>
                <w:sz w:val="28"/>
                <w:szCs w:val="28"/>
              </w:rPr>
            </m:ctrlPr>
          </m:e>
          <m:sub>
            <m:r>
              <m:rPr>
                <m:sty m:val="p"/>
              </m:rPr>
              <w:rPr>
                <w:rFonts w:hint="eastAsia" w:ascii="Cambria Math" w:hAnsi="Cambria Math" w:eastAsia="楷体" w:cs="楷体"/>
                <w:color w:val="000000"/>
                <w:sz w:val="28"/>
                <w:szCs w:val="28"/>
              </w:rPr>
              <m:t>θ</m:t>
            </m:r>
            <m:ctrlPr>
              <w:rPr>
                <w:rFonts w:hint="eastAsia" w:ascii="Cambria Math" w:hAnsi="Cambria Math" w:eastAsia="楷体" w:cs="楷体"/>
                <w:color w:val="000000"/>
                <w:sz w:val="28"/>
                <w:szCs w:val="28"/>
              </w:rPr>
            </m:ctrlPr>
          </m:sub>
        </m:sSub>
        <m:r>
          <m:rPr>
            <m:sty m:val="p"/>
          </m:rPr>
          <w:rPr>
            <w:rFonts w:hint="eastAsia" w:ascii="Cambria Math" w:hAnsi="Cambria Math" w:eastAsia="楷体" w:cs="楷体"/>
            <w:color w:val="000000"/>
            <w:sz w:val="28"/>
            <w:szCs w:val="28"/>
          </w:rPr>
          <m:t>L</m:t>
        </m:r>
      </m:oMath>
      <w:r>
        <w:rPr>
          <w:rFonts w:hint="eastAsia" w:ascii="楷体" w:hAnsi="楷体" w:eastAsia="楷体" w:cs="楷体"/>
          <w:color w:val="000000"/>
          <w:sz w:val="28"/>
          <w:szCs w:val="28"/>
        </w:rPr>
        <w:t>为损失函数对模型参数的梯度。</w:t>
      </w:r>
    </w:p>
    <w:p w14:paraId="4F77EA22">
      <w:pPr>
        <w:numPr>
          <w:ilvl w:val="0"/>
          <w:numId w:val="0"/>
        </w:numPr>
        <w:ind w:firstLine="560" w:firstLineChars="200"/>
        <w:outlineLvl w:val="0"/>
        <w:rPr>
          <w:rFonts w:ascii="楷体" w:hAnsi="楷体" w:eastAsia="楷体" w:cs="楷体"/>
          <w:color w:val="000000"/>
          <w:sz w:val="28"/>
          <w:szCs w:val="28"/>
        </w:rPr>
      </w:pPr>
      <w:del w:id="44" w:author="Administrator" w:date="2025-03-11T09:59:39Z">
        <w:r>
          <w:rPr>
            <w:rFonts w:hint="default" w:ascii="楷体" w:hAnsi="楷体" w:eastAsia="楷体" w:cs="楷体"/>
            <w:color w:val="000000"/>
            <w:kern w:val="2"/>
            <w:sz w:val="28"/>
            <w:szCs w:val="28"/>
            <w:lang w:val="en-US" w:eastAsia="zh-CN" w:bidi="ar-SA"/>
          </w:rPr>
          <w:delText>6</w:delText>
        </w:r>
      </w:del>
      <w:ins w:id="45" w:author="Administrator" w:date="2025-03-11T09:59:39Z">
        <w:r>
          <w:rPr>
            <w:rFonts w:hint="eastAsia" w:ascii="楷体" w:hAnsi="楷体" w:eastAsia="楷体" w:cs="楷体"/>
            <w:color w:val="000000"/>
            <w:kern w:val="2"/>
            <w:sz w:val="28"/>
            <w:szCs w:val="28"/>
            <w:lang w:val="en-US" w:eastAsia="zh-CN" w:bidi="ar-SA"/>
          </w:rPr>
          <w:t>4</w:t>
        </w:r>
      </w:ins>
      <w:r>
        <w:rPr>
          <w:rFonts w:ascii="楷体" w:hAnsi="楷体" w:eastAsia="楷体" w:cs="楷体"/>
          <w:color w:val="000000"/>
          <w:kern w:val="2"/>
          <w:sz w:val="28"/>
          <w:szCs w:val="28"/>
          <w:lang w:val="en-US" w:eastAsia="zh-CN" w:bidi="ar-SA"/>
        </w:rPr>
        <w:t>、</w:t>
      </w:r>
      <w:r>
        <w:rPr>
          <w:rFonts w:hint="eastAsia" w:ascii="楷体" w:hAnsi="楷体" w:eastAsia="楷体" w:cs="楷体"/>
          <w:color w:val="000000"/>
          <w:sz w:val="28"/>
          <w:szCs w:val="28"/>
        </w:rPr>
        <w:t>根据权利要求</w:t>
      </w:r>
      <w:del w:id="46" w:author="Administrator" w:date="2025-03-11T09:59:47Z">
        <w:r>
          <w:rPr>
            <w:rFonts w:hint="default" w:ascii="楷体" w:hAnsi="楷体" w:eastAsia="楷体" w:cs="楷体"/>
            <w:color w:val="000000"/>
            <w:sz w:val="28"/>
            <w:szCs w:val="28"/>
            <w:lang w:val="en-US"/>
          </w:rPr>
          <w:delText>5</w:delText>
        </w:r>
      </w:del>
      <w:ins w:id="47" w:author="Administrator" w:date="2025-03-11T09:59:47Z">
        <w:r>
          <w:rPr>
            <w:rFonts w:hint="eastAsia" w:ascii="楷体" w:hAnsi="楷体" w:eastAsia="楷体" w:cs="楷体"/>
            <w:color w:val="000000"/>
            <w:sz w:val="28"/>
            <w:szCs w:val="28"/>
            <w:lang w:val="en-US" w:eastAsia="zh-CN"/>
          </w:rPr>
          <w:t>3</w:t>
        </w:r>
      </w:ins>
      <w:r>
        <w:rPr>
          <w:rFonts w:hint="eastAsia" w:ascii="楷体" w:hAnsi="楷体" w:eastAsia="楷体" w:cs="楷体"/>
          <w:color w:val="000000"/>
          <w:sz w:val="28"/>
          <w:szCs w:val="28"/>
        </w:rPr>
        <w:t>所述的方法，其特征在于，所述骨干网络包括多个卷积块，每个卷积块包括跳跃</w:t>
      </w:r>
      <w:del w:id="48" w:author="Administrator" w:date="2025-03-11T09:59:24Z">
        <w:r>
          <w:rPr>
            <w:rFonts w:hint="default" w:ascii="楷体" w:hAnsi="楷体" w:eastAsia="楷体" w:cs="楷体"/>
            <w:color w:val="000000"/>
            <w:sz w:val="28"/>
            <w:szCs w:val="28"/>
            <w:lang w:val="en-US"/>
          </w:rPr>
          <w:delText>卷积</w:delText>
        </w:r>
      </w:del>
      <w:ins w:id="49" w:author="Administrator" w:date="2025-03-11T09:59:25Z">
        <w:r>
          <w:rPr>
            <w:rFonts w:hint="eastAsia" w:ascii="楷体" w:hAnsi="楷体" w:eastAsia="楷体" w:cs="楷体"/>
            <w:color w:val="000000"/>
            <w:sz w:val="28"/>
            <w:szCs w:val="28"/>
            <w:lang w:val="en-US" w:eastAsia="zh-CN"/>
          </w:rPr>
          <w:t>连接</w:t>
        </w:r>
      </w:ins>
      <w:r>
        <w:rPr>
          <w:rFonts w:hint="eastAsia" w:ascii="楷体" w:hAnsi="楷体" w:eastAsia="楷体" w:cs="楷体"/>
          <w:color w:val="000000"/>
          <w:sz w:val="28"/>
          <w:szCs w:val="28"/>
        </w:rPr>
        <w:t>层、批归一化层、激活函数、压缩与激励层和池化层；</w:t>
      </w:r>
    </w:p>
    <w:p w14:paraId="465E044D">
      <w:pPr>
        <w:ind w:firstLine="560" w:firstLineChars="200"/>
        <w:outlineLvl w:val="0"/>
        <w:rPr>
          <w:rFonts w:ascii="楷体" w:hAnsi="楷体" w:eastAsia="楷体" w:cs="楷体"/>
          <w:color w:val="000000"/>
          <w:sz w:val="28"/>
          <w:szCs w:val="28"/>
        </w:rPr>
      </w:pPr>
      <w:r>
        <w:rPr>
          <w:rFonts w:hint="eastAsia" w:ascii="楷体" w:hAnsi="楷体" w:eastAsia="楷体" w:cs="楷体"/>
          <w:color w:val="000000"/>
          <w:sz w:val="28"/>
          <w:szCs w:val="28"/>
        </w:rPr>
        <w:t>所述图时空交叉注意力网络包括图卷积网络、图注意力网络和Transformer编码器，所述Transformer编码器包括输入和输出的线性投影、Transformer编码层、层归一化和Dropout操作，所述Transformer编码层包括多头自注意力机制和前馈神经网络。</w:t>
      </w:r>
    </w:p>
    <w:p w14:paraId="1FD7D1AB">
      <w:pPr>
        <w:numPr>
          <w:ilvl w:val="0"/>
          <w:numId w:val="0"/>
        </w:numPr>
        <w:ind w:firstLine="560" w:firstLineChars="200"/>
        <w:outlineLvl w:val="0"/>
        <w:rPr>
          <w:rFonts w:ascii="楷体" w:hAnsi="楷体" w:eastAsia="楷体" w:cs="楷体"/>
          <w:color w:val="000000"/>
          <w:sz w:val="28"/>
          <w:szCs w:val="28"/>
        </w:rPr>
      </w:pPr>
      <w:del w:id="50" w:author="Administrator" w:date="2025-03-11T09:59:40Z">
        <w:r>
          <w:rPr>
            <w:rFonts w:hint="default" w:ascii="楷体" w:hAnsi="楷体" w:eastAsia="楷体" w:cs="楷体"/>
            <w:color w:val="000000"/>
            <w:kern w:val="2"/>
            <w:sz w:val="28"/>
            <w:szCs w:val="28"/>
            <w:lang w:val="en-US" w:eastAsia="zh-CN" w:bidi="ar-SA"/>
          </w:rPr>
          <w:delText>7</w:delText>
        </w:r>
      </w:del>
      <w:ins w:id="51" w:author="Administrator" w:date="2025-03-11T09:59:40Z">
        <w:r>
          <w:rPr>
            <w:rFonts w:hint="eastAsia" w:ascii="楷体" w:hAnsi="楷体" w:eastAsia="楷体" w:cs="楷体"/>
            <w:color w:val="000000"/>
            <w:kern w:val="2"/>
            <w:sz w:val="28"/>
            <w:szCs w:val="28"/>
            <w:lang w:val="en-US" w:eastAsia="zh-CN" w:bidi="ar-SA"/>
          </w:rPr>
          <w:t>5</w:t>
        </w:r>
      </w:ins>
      <w:r>
        <w:rPr>
          <w:rFonts w:ascii="楷体" w:hAnsi="楷体" w:eastAsia="楷体" w:cs="楷体"/>
          <w:color w:val="000000"/>
          <w:kern w:val="2"/>
          <w:sz w:val="28"/>
          <w:szCs w:val="28"/>
          <w:lang w:val="en-US" w:eastAsia="zh-CN" w:bidi="ar-SA"/>
        </w:rPr>
        <w:t>、</w:t>
      </w:r>
      <w:r>
        <w:rPr>
          <w:rFonts w:hint="eastAsia" w:ascii="楷体" w:hAnsi="楷体" w:eastAsia="楷体" w:cs="楷体"/>
          <w:color w:val="000000"/>
          <w:sz w:val="28"/>
          <w:szCs w:val="28"/>
        </w:rPr>
        <w:t>根据权利要求</w:t>
      </w:r>
      <w:del w:id="52" w:author="Administrator" w:date="2025-03-11T09:59:45Z">
        <w:r>
          <w:rPr>
            <w:rFonts w:hint="default" w:ascii="楷体" w:hAnsi="楷体" w:eastAsia="楷体" w:cs="楷体"/>
            <w:color w:val="000000"/>
            <w:sz w:val="28"/>
            <w:szCs w:val="28"/>
            <w:lang w:val="en-US"/>
          </w:rPr>
          <w:delText>6</w:delText>
        </w:r>
      </w:del>
      <w:ins w:id="53" w:author="Administrator" w:date="2025-03-11T09:59:45Z">
        <w:r>
          <w:rPr>
            <w:rFonts w:hint="eastAsia" w:ascii="楷体" w:hAnsi="楷体" w:eastAsia="楷体" w:cs="楷体"/>
            <w:color w:val="000000"/>
            <w:sz w:val="28"/>
            <w:szCs w:val="28"/>
            <w:lang w:val="en-US" w:eastAsia="zh-CN"/>
          </w:rPr>
          <w:t>4</w:t>
        </w:r>
      </w:ins>
      <w:r>
        <w:rPr>
          <w:rFonts w:hint="eastAsia" w:ascii="楷体" w:hAnsi="楷体" w:eastAsia="楷体" w:cs="楷体"/>
          <w:color w:val="000000"/>
          <w:sz w:val="28"/>
          <w:szCs w:val="28"/>
        </w:rPr>
        <w:t>所述的方法，其特征在于，所述步骤5具体包括：</w:t>
      </w:r>
    </w:p>
    <w:p w14:paraId="359362D7">
      <w:pPr>
        <w:ind w:firstLine="560" w:firstLineChars="200"/>
        <w:outlineLvl w:val="0"/>
        <w:rPr>
          <w:rFonts w:ascii="楷体" w:hAnsi="楷体" w:eastAsia="楷体" w:cs="楷体"/>
          <w:color w:val="000000"/>
          <w:sz w:val="28"/>
          <w:szCs w:val="28"/>
        </w:rPr>
      </w:pPr>
      <w:r>
        <w:rPr>
          <w:rFonts w:hint="eastAsia" w:ascii="楷体" w:hAnsi="楷体" w:eastAsia="楷体" w:cs="楷体"/>
          <w:color w:val="000000"/>
          <w:sz w:val="28"/>
          <w:szCs w:val="28"/>
        </w:rPr>
        <w:t>步骤5.1，将训练集输入骨干网络，跳跃连接层将未变换的输入直接加入到输出中，批归一化层通过标准化特征分布得到特征图，压缩与激励层通过全局平均池化提取全局特征并动态调整通道权重以增强重要特征，池化层使用全局平均池化将特征图压缩为全局描述，并计算缩放系数，对特征图进行缩放调整，得到编码后的导联特征，其中，所述编码后的导联特征的表达式为</w:t>
      </w:r>
    </w:p>
    <w:p w14:paraId="7243A426">
      <w:pPr>
        <w:ind w:firstLine="560" w:firstLineChars="200"/>
        <w:outlineLvl w:val="0"/>
        <w:rPr>
          <w:rFonts w:ascii="楷体" w:hAnsi="楷体" w:eastAsia="楷体" w:cs="楷体"/>
          <w:color w:val="000000"/>
          <w:sz w:val="28"/>
          <w:szCs w:val="28"/>
        </w:rPr>
      </w:pPr>
      <m:oMathPara>
        <m:oMath>
          <m:sSup>
            <m:sSupPr>
              <m:ctrlPr>
                <w:rPr>
                  <w:rFonts w:hint="eastAsia" w:ascii="Cambria Math" w:hAnsi="Cambria Math" w:eastAsia="楷体" w:cs="楷体"/>
                  <w:color w:val="000000"/>
                  <w:sz w:val="28"/>
                  <w:szCs w:val="28"/>
                </w:rPr>
              </m:ctrlPr>
            </m:sSupPr>
            <m:e>
              <m:r>
                <m:rPr>
                  <m:sty m:val="p"/>
                </m:rPr>
                <w:rPr>
                  <w:rFonts w:hint="eastAsia" w:ascii="Cambria Math" w:hAnsi="Cambria Math" w:eastAsia="楷体" w:cs="楷体"/>
                  <w:color w:val="000000"/>
                  <w:sz w:val="28"/>
                  <w:szCs w:val="28"/>
                </w:rPr>
                <m:t>F</m:t>
              </m:r>
              <m:ctrlPr>
                <w:rPr>
                  <w:rFonts w:hint="eastAsia" w:ascii="Cambria Math" w:hAnsi="Cambria Math" w:eastAsia="楷体" w:cs="楷体"/>
                  <w:color w:val="000000"/>
                  <w:sz w:val="28"/>
                  <w:szCs w:val="28"/>
                </w:rPr>
              </m:ctrlPr>
            </m:e>
            <m:sup>
              <m:r>
                <m:rPr>
                  <m:sty m:val="p"/>
                </m:rPr>
                <w:rPr>
                  <w:rFonts w:hint="eastAsia" w:ascii="Cambria Math" w:hAnsi="Cambria Math" w:eastAsia="楷体" w:cs="楷体"/>
                  <w:color w:val="000000"/>
                  <w:sz w:val="28"/>
                  <w:szCs w:val="28"/>
                </w:rPr>
                <m:t>'</m:t>
              </m:r>
              <m:ctrlPr>
                <w:rPr>
                  <w:rFonts w:hint="eastAsia" w:ascii="Cambria Math" w:hAnsi="Cambria Math" w:eastAsia="楷体" w:cs="楷体"/>
                  <w:color w:val="000000"/>
                  <w:sz w:val="28"/>
                  <w:szCs w:val="28"/>
                </w:rPr>
              </m:ctrlPr>
            </m:sup>
          </m:sSup>
          <m:r>
            <m:rPr>
              <m:sty m:val="p"/>
            </m:rPr>
            <w:rPr>
              <w:rFonts w:hint="eastAsia" w:ascii="Cambria Math" w:hAnsi="Cambria Math" w:eastAsia="楷体" w:cs="楷体"/>
              <w:color w:val="000000"/>
              <w:sz w:val="28"/>
              <w:szCs w:val="28"/>
            </w:rPr>
            <m:t>=</m:t>
          </m:r>
          <m:r>
            <m:rPr>
              <m:sty m:val="p"/>
            </m:rPr>
            <w:rPr>
              <w:rFonts w:ascii="Cambria Math" w:hAnsi="Cambria Math" w:eastAsia="楷体" w:cs="楷体"/>
              <w:color w:val="000000"/>
              <w:sz w:val="28"/>
              <w:szCs w:val="28"/>
            </w:rPr>
            <m:t>P</m:t>
          </m:r>
          <m:r>
            <m:rPr>
              <m:sty m:val="p"/>
            </m:rPr>
            <w:rPr>
              <w:rFonts w:hint="eastAsia" w:ascii="Cambria Math" w:hAnsi="Cambria Math" w:eastAsia="楷体" w:cs="楷体"/>
              <w:color w:val="000000"/>
              <w:sz w:val="28"/>
              <w:szCs w:val="28"/>
            </w:rPr>
            <m:t>oo</m:t>
          </m:r>
          <m:r>
            <m:rPr>
              <m:sty m:val="p"/>
            </m:rPr>
            <w:rPr>
              <w:rFonts w:ascii="Cambria Math" w:hAnsi="Cambria Math" w:eastAsia="楷体" w:cs="楷体"/>
              <w:color w:val="000000"/>
              <w:sz w:val="28"/>
              <w:szCs w:val="28"/>
            </w:rPr>
            <m:t>l(</m:t>
          </m:r>
          <m:r>
            <m:rPr>
              <m:sty m:val="p"/>
            </m:rPr>
            <w:rPr>
              <w:rFonts w:hint="eastAsia" w:ascii="Cambria Math" w:hAnsi="Cambria Math" w:eastAsia="楷体" w:cs="楷体"/>
              <w:color w:val="000000"/>
              <w:sz w:val="28"/>
              <w:szCs w:val="28"/>
            </w:rPr>
            <m:t>F⋅sigmoid(</m:t>
          </m:r>
          <m:sSub>
            <m:sSubPr>
              <m:ctrlPr>
                <w:rPr>
                  <w:rFonts w:hint="eastAsia" w:ascii="Cambria Math" w:hAnsi="Cambria Math" w:eastAsia="楷体" w:cs="楷体"/>
                  <w:color w:val="000000"/>
                  <w:sz w:val="28"/>
                  <w:szCs w:val="28"/>
                </w:rPr>
              </m:ctrlPr>
            </m:sSubPr>
            <m:e>
              <m:r>
                <m:rPr>
                  <m:sty m:val="p"/>
                </m:rPr>
                <w:rPr>
                  <w:rFonts w:hint="eastAsia" w:ascii="Cambria Math" w:hAnsi="Cambria Math" w:eastAsia="楷体" w:cs="楷体"/>
                  <w:color w:val="000000"/>
                  <w:sz w:val="28"/>
                  <w:szCs w:val="28"/>
                </w:rPr>
                <m:t>W</m:t>
              </m:r>
              <m:ctrlPr>
                <w:rPr>
                  <w:rFonts w:hint="eastAsia" w:ascii="Cambria Math" w:hAnsi="Cambria Math" w:eastAsia="楷体" w:cs="楷体"/>
                  <w:color w:val="000000"/>
                  <w:sz w:val="28"/>
                  <w:szCs w:val="28"/>
                </w:rPr>
              </m:ctrlPr>
            </m:e>
            <m:sub>
              <m:r>
                <m:rPr>
                  <m:sty m:val="p"/>
                </m:rPr>
                <w:rPr>
                  <w:rFonts w:hint="eastAsia" w:ascii="Cambria Math" w:hAnsi="Cambria Math" w:eastAsia="楷体" w:cs="楷体"/>
                  <w:color w:val="000000"/>
                  <w:sz w:val="28"/>
                  <w:szCs w:val="28"/>
                </w:rPr>
                <m:t>2</m:t>
              </m:r>
              <m:ctrlPr>
                <w:rPr>
                  <w:rFonts w:hint="eastAsia" w:ascii="Cambria Math" w:hAnsi="Cambria Math" w:eastAsia="楷体" w:cs="楷体"/>
                  <w:color w:val="000000"/>
                  <w:sz w:val="28"/>
                  <w:szCs w:val="28"/>
                </w:rPr>
              </m:ctrlPr>
            </m:sub>
          </m:sSub>
          <m:r>
            <m:rPr>
              <m:sty m:val="p"/>
            </m:rPr>
            <w:rPr>
              <w:rFonts w:hint="eastAsia" w:ascii="Cambria Math" w:hAnsi="Cambria Math" w:eastAsia="楷体" w:cs="楷体"/>
              <w:color w:val="000000"/>
              <w:sz w:val="28"/>
              <w:szCs w:val="28"/>
            </w:rPr>
            <m:t>⋅ReLU(</m:t>
          </m:r>
          <m:sSub>
            <m:sSubPr>
              <m:ctrlPr>
                <w:rPr>
                  <w:rFonts w:hint="eastAsia" w:ascii="Cambria Math" w:hAnsi="Cambria Math" w:eastAsia="楷体" w:cs="楷体"/>
                  <w:color w:val="000000"/>
                  <w:sz w:val="28"/>
                  <w:szCs w:val="28"/>
                </w:rPr>
              </m:ctrlPr>
            </m:sSubPr>
            <m:e>
              <m:r>
                <m:rPr>
                  <m:sty m:val="p"/>
                </m:rPr>
                <w:rPr>
                  <w:rFonts w:hint="eastAsia" w:ascii="Cambria Math" w:hAnsi="Cambria Math" w:eastAsia="楷体" w:cs="楷体"/>
                  <w:color w:val="000000"/>
                  <w:sz w:val="28"/>
                  <w:szCs w:val="28"/>
                </w:rPr>
                <m:t>W</m:t>
              </m:r>
              <m:ctrlPr>
                <w:rPr>
                  <w:rFonts w:hint="eastAsia" w:ascii="Cambria Math" w:hAnsi="Cambria Math" w:eastAsia="楷体" w:cs="楷体"/>
                  <w:color w:val="000000"/>
                  <w:sz w:val="28"/>
                  <w:szCs w:val="28"/>
                </w:rPr>
              </m:ctrlPr>
            </m:e>
            <m:sub>
              <m:r>
                <m:rPr>
                  <m:sty m:val="p"/>
                </m:rPr>
                <w:rPr>
                  <w:rFonts w:hint="eastAsia" w:ascii="Cambria Math" w:hAnsi="Cambria Math" w:eastAsia="楷体" w:cs="楷体"/>
                  <w:color w:val="000000"/>
                  <w:sz w:val="28"/>
                  <w:szCs w:val="28"/>
                </w:rPr>
                <m:t>1</m:t>
              </m:r>
              <m:ctrlPr>
                <w:rPr>
                  <w:rFonts w:hint="eastAsia" w:ascii="Cambria Math" w:hAnsi="Cambria Math" w:eastAsia="楷体" w:cs="楷体"/>
                  <w:color w:val="000000"/>
                  <w:sz w:val="28"/>
                  <w:szCs w:val="28"/>
                </w:rPr>
              </m:ctrlPr>
            </m:sub>
          </m:sSub>
          <m:r>
            <m:rPr>
              <m:sty m:val="p"/>
            </m:rPr>
            <w:rPr>
              <w:rFonts w:hint="eastAsia" w:ascii="Cambria Math" w:hAnsi="Cambria Math" w:eastAsia="楷体" w:cs="楷体"/>
              <w:color w:val="000000"/>
              <w:sz w:val="28"/>
              <w:szCs w:val="28"/>
            </w:rPr>
            <m:t>⋅GAP(F)))</m:t>
          </m:r>
          <m:r>
            <m:rPr>
              <m:sty m:val="p"/>
            </m:rPr>
            <w:rPr>
              <w:rFonts w:ascii="Cambria Math" w:hAnsi="Cambria Math" w:eastAsia="楷体" w:cs="楷体"/>
              <w:color w:val="000000"/>
              <w:sz w:val="28"/>
              <w:szCs w:val="28"/>
            </w:rPr>
            <m:t>)</m:t>
          </m:r>
        </m:oMath>
      </m:oMathPara>
    </w:p>
    <w:p w14:paraId="27FD420A">
      <w:pPr>
        <w:ind w:firstLine="560" w:firstLineChars="200"/>
        <w:outlineLvl w:val="0"/>
        <w:rPr>
          <w:rFonts w:ascii="楷体" w:hAnsi="楷体" w:eastAsia="楷体" w:cs="楷体"/>
          <w:color w:val="000000"/>
          <w:sz w:val="28"/>
          <w:szCs w:val="28"/>
        </w:rPr>
      </w:pPr>
      <w:r>
        <w:rPr>
          <w:rFonts w:hint="eastAsia" w:ascii="楷体" w:hAnsi="楷体" w:eastAsia="楷体" w:cs="楷体"/>
          <w:color w:val="000000"/>
          <w:sz w:val="28"/>
          <w:szCs w:val="28"/>
        </w:rPr>
        <w:t>其中，</w:t>
      </w:r>
      <m:oMath>
        <m:sSub>
          <m:sSubPr>
            <m:ctrlPr>
              <w:rPr>
                <w:rFonts w:hint="eastAsia" w:ascii="Cambria Math" w:hAnsi="Cambria Math" w:eastAsia="楷体" w:cs="楷体"/>
                <w:color w:val="000000"/>
                <w:sz w:val="28"/>
                <w:szCs w:val="28"/>
              </w:rPr>
            </m:ctrlPr>
          </m:sSubPr>
          <m:e>
            <m:r>
              <m:rPr>
                <m:sty m:val="p"/>
              </m:rPr>
              <w:rPr>
                <w:rFonts w:hint="eastAsia" w:ascii="Cambria Math" w:hAnsi="Cambria Math" w:eastAsia="楷体" w:cs="楷体"/>
                <w:color w:val="000000"/>
                <w:sz w:val="28"/>
                <w:szCs w:val="28"/>
              </w:rPr>
              <m:t>W</m:t>
            </m:r>
            <m:ctrlPr>
              <w:rPr>
                <w:rFonts w:hint="eastAsia" w:ascii="Cambria Math" w:hAnsi="Cambria Math" w:eastAsia="楷体" w:cs="楷体"/>
                <w:color w:val="000000"/>
                <w:sz w:val="28"/>
                <w:szCs w:val="28"/>
              </w:rPr>
            </m:ctrlPr>
          </m:e>
          <m:sub>
            <m:r>
              <m:rPr>
                <m:sty m:val="p"/>
              </m:rPr>
              <w:rPr>
                <w:rFonts w:hint="eastAsia" w:ascii="Cambria Math" w:hAnsi="Cambria Math" w:eastAsia="楷体" w:cs="楷体"/>
                <w:color w:val="000000"/>
                <w:sz w:val="28"/>
                <w:szCs w:val="28"/>
              </w:rPr>
              <m:t>1</m:t>
            </m:r>
            <m:ctrlPr>
              <w:rPr>
                <w:rFonts w:hint="eastAsia" w:ascii="Cambria Math" w:hAnsi="Cambria Math" w:eastAsia="楷体" w:cs="楷体"/>
                <w:color w:val="000000"/>
                <w:sz w:val="28"/>
                <w:szCs w:val="28"/>
              </w:rPr>
            </m:ctrlPr>
          </m:sub>
        </m:sSub>
      </m:oMath>
      <w:r>
        <w:rPr>
          <w:rFonts w:hint="eastAsia" w:ascii="楷体" w:hAnsi="楷体" w:eastAsia="楷体" w:cs="楷体"/>
          <w:color w:val="000000"/>
          <w:sz w:val="28"/>
          <w:szCs w:val="28"/>
        </w:rPr>
        <w:t>和</w:t>
      </w:r>
      <m:oMath>
        <m:sSub>
          <m:sSubPr>
            <m:ctrlPr>
              <w:rPr>
                <w:rFonts w:hint="eastAsia" w:ascii="Cambria Math" w:hAnsi="Cambria Math" w:eastAsia="楷体" w:cs="楷体"/>
                <w:color w:val="000000"/>
                <w:sz w:val="28"/>
                <w:szCs w:val="28"/>
              </w:rPr>
            </m:ctrlPr>
          </m:sSubPr>
          <m:e>
            <m:r>
              <m:rPr>
                <m:sty m:val="p"/>
              </m:rPr>
              <w:rPr>
                <w:rFonts w:hint="eastAsia" w:ascii="Cambria Math" w:hAnsi="Cambria Math" w:eastAsia="楷体" w:cs="楷体"/>
                <w:color w:val="000000"/>
                <w:sz w:val="28"/>
                <w:szCs w:val="28"/>
              </w:rPr>
              <m:t>W</m:t>
            </m:r>
            <m:ctrlPr>
              <w:rPr>
                <w:rFonts w:hint="eastAsia" w:ascii="Cambria Math" w:hAnsi="Cambria Math" w:eastAsia="楷体" w:cs="楷体"/>
                <w:color w:val="000000"/>
                <w:sz w:val="28"/>
                <w:szCs w:val="28"/>
              </w:rPr>
            </m:ctrlPr>
          </m:e>
          <m:sub>
            <m:r>
              <m:rPr>
                <m:sty m:val="p"/>
              </m:rPr>
              <w:rPr>
                <w:rFonts w:hint="eastAsia" w:ascii="Cambria Math" w:hAnsi="Cambria Math" w:eastAsia="楷体" w:cs="楷体"/>
                <w:color w:val="000000"/>
                <w:sz w:val="28"/>
                <w:szCs w:val="28"/>
              </w:rPr>
              <m:t>2</m:t>
            </m:r>
            <m:ctrlPr>
              <w:rPr>
                <w:rFonts w:hint="eastAsia" w:ascii="Cambria Math" w:hAnsi="Cambria Math" w:eastAsia="楷体" w:cs="楷体"/>
                <w:color w:val="000000"/>
                <w:sz w:val="28"/>
                <w:szCs w:val="28"/>
              </w:rPr>
            </m:ctrlPr>
          </m:sub>
        </m:sSub>
      </m:oMath>
      <w:r>
        <w:rPr>
          <w:rFonts w:hint="eastAsia" w:ascii="楷体" w:hAnsi="楷体" w:eastAsia="楷体" w:cs="楷体"/>
          <w:color w:val="000000"/>
          <w:sz w:val="28"/>
          <w:szCs w:val="28"/>
        </w:rPr>
        <w:t>是全连接层的权重矩阵，</w:t>
      </w:r>
      <m:oMath>
        <m:r>
          <m:rPr>
            <m:sty m:val="p"/>
          </m:rPr>
          <w:rPr>
            <w:rFonts w:hint="eastAsia" w:ascii="Cambria Math" w:hAnsi="Cambria Math" w:eastAsia="楷体" w:cs="楷体"/>
            <w:color w:val="000000"/>
            <w:sz w:val="28"/>
            <w:szCs w:val="28"/>
          </w:rPr>
          <m:t>F</m:t>
        </m:r>
      </m:oMath>
      <w:r>
        <w:rPr>
          <w:rFonts w:hint="eastAsia" w:ascii="楷体" w:hAnsi="楷体" w:eastAsia="楷体" w:cs="楷体"/>
          <w:color w:val="000000"/>
          <w:sz w:val="28"/>
          <w:szCs w:val="28"/>
        </w:rPr>
        <w:t>表示特征图，</w:t>
      </w:r>
      <m:oMath>
        <m:r>
          <m:rPr>
            <m:nor/>
            <m:sty m:val="p"/>
          </m:rPr>
          <w:rPr>
            <w:rFonts w:hint="eastAsia" w:ascii="Cambria Math" w:hAnsi="Cambria Math" w:eastAsia="楷体" w:cs="楷体"/>
            <w:b w:val="0"/>
            <w:i w:val="0"/>
            <w:color w:val="000000"/>
            <w:sz w:val="28"/>
            <w:szCs w:val="28"/>
          </w:rPr>
          <m:t>GAP</m:t>
        </m:r>
      </m:oMath>
      <w:r>
        <w:rPr>
          <w:rFonts w:hint="eastAsia" w:ascii="楷体" w:hAnsi="楷体" w:eastAsia="楷体" w:cs="楷体"/>
          <w:color w:val="000000"/>
          <w:sz w:val="28"/>
          <w:szCs w:val="28"/>
        </w:rPr>
        <w:t>表示全局平均池化操作,</w:t>
      </w:r>
      <m:oMath>
        <m:r>
          <m:rPr>
            <m:sty m:val="p"/>
          </m:rPr>
          <w:rPr>
            <w:rFonts w:ascii="Cambria Math" w:hAnsi="Cambria Math" w:eastAsia="楷体" w:cs="楷体"/>
            <w:color w:val="000000"/>
            <w:sz w:val="28"/>
            <w:szCs w:val="28"/>
          </w:rPr>
          <m:t>P</m:t>
        </m:r>
        <m:r>
          <m:rPr>
            <m:sty m:val="p"/>
          </m:rPr>
          <w:rPr>
            <w:rFonts w:hint="eastAsia" w:ascii="Cambria Math" w:hAnsi="Cambria Math" w:eastAsia="楷体" w:cs="楷体"/>
            <w:color w:val="000000"/>
            <w:sz w:val="28"/>
            <w:szCs w:val="28"/>
          </w:rPr>
          <m:t>oo</m:t>
        </m:r>
        <m:r>
          <m:rPr>
            <m:sty m:val="p"/>
          </m:rPr>
          <w:rPr>
            <w:rFonts w:ascii="Cambria Math" w:hAnsi="Cambria Math" w:eastAsia="楷体" w:cs="楷体"/>
            <w:color w:val="000000"/>
            <w:sz w:val="28"/>
            <w:szCs w:val="28"/>
          </w:rPr>
          <m:t>l</m:t>
        </m:r>
      </m:oMath>
      <w:r>
        <w:rPr>
          <w:rFonts w:hint="eastAsia" w:ascii="楷体" w:hAnsi="楷体" w:eastAsia="楷体" w:cs="楷体"/>
          <w:color w:val="000000"/>
          <w:sz w:val="28"/>
          <w:szCs w:val="28"/>
        </w:rPr>
        <w:t>表示对特征图进行压缩降维的池化操作；</w:t>
      </w:r>
    </w:p>
    <w:p w14:paraId="39DB3367">
      <w:pPr>
        <w:ind w:firstLine="560" w:firstLineChars="200"/>
        <w:outlineLvl w:val="0"/>
        <w:rPr>
          <w:rFonts w:ascii="楷体" w:hAnsi="楷体" w:eastAsia="楷体" w:cs="楷体"/>
          <w:color w:val="000000"/>
          <w:sz w:val="28"/>
          <w:szCs w:val="28"/>
        </w:rPr>
      </w:pPr>
      <w:r>
        <w:rPr>
          <w:rFonts w:hint="eastAsia" w:ascii="楷体" w:hAnsi="楷体" w:eastAsia="楷体" w:cs="楷体"/>
          <w:color w:val="000000"/>
          <w:sz w:val="28"/>
          <w:szCs w:val="28"/>
        </w:rPr>
        <w:t>步骤5.2，图卷积网络利用导联贡献图构建无向图，并基于无向图的邻接矩阵通过逐层更新节点的特征来聚合邻接导联特征的信息，形成全局表示特征，其中，所述全局表示特征的表达式为</w:t>
      </w:r>
    </w:p>
    <w:p w14:paraId="294FD1FB">
      <w:pPr>
        <w:ind w:firstLine="560" w:firstLineChars="200"/>
        <w:outlineLvl w:val="0"/>
        <w:rPr>
          <w:rFonts w:ascii="楷体" w:hAnsi="楷体" w:eastAsia="楷体" w:cs="楷体"/>
          <w:color w:val="000000"/>
          <w:sz w:val="28"/>
          <w:szCs w:val="28"/>
        </w:rPr>
      </w:pPr>
      <m:oMathPara>
        <m:oMath>
          <m:sSup>
            <m:sSupPr>
              <m:ctrlPr>
                <w:rPr>
                  <w:rFonts w:hint="eastAsia" w:ascii="Cambria Math" w:hAnsi="Cambria Math" w:eastAsia="楷体" w:cs="楷体"/>
                  <w:color w:val="000000"/>
                  <w:sz w:val="28"/>
                  <w:szCs w:val="28"/>
                </w:rPr>
              </m:ctrlPr>
            </m:sSupPr>
            <m:e>
              <m:r>
                <m:rPr>
                  <m:sty m:val="p"/>
                </m:rPr>
                <w:rPr>
                  <w:rFonts w:hint="eastAsia" w:ascii="Cambria Math" w:hAnsi="Cambria Math" w:eastAsia="楷体" w:cs="楷体"/>
                  <w:color w:val="000000"/>
                  <w:sz w:val="28"/>
                  <w:szCs w:val="28"/>
                </w:rPr>
                <m:t>H</m:t>
              </m:r>
              <m:ctrlPr>
                <w:rPr>
                  <w:rFonts w:hint="eastAsia" w:ascii="Cambria Math" w:hAnsi="Cambria Math" w:eastAsia="楷体" w:cs="楷体"/>
                  <w:color w:val="000000"/>
                  <w:sz w:val="28"/>
                  <w:szCs w:val="28"/>
                </w:rPr>
              </m:ctrlPr>
            </m:e>
            <m:sup>
              <m:r>
                <m:rPr>
                  <m:sty m:val="p"/>
                </m:rPr>
                <w:rPr>
                  <w:rFonts w:hint="eastAsia" w:ascii="Cambria Math" w:hAnsi="Cambria Math" w:eastAsia="楷体" w:cs="楷体"/>
                  <w:color w:val="000000"/>
                  <w:sz w:val="28"/>
                  <w:szCs w:val="28"/>
                </w:rPr>
                <m:t>(l+1)</m:t>
              </m:r>
              <m:ctrlPr>
                <w:rPr>
                  <w:rFonts w:hint="eastAsia" w:ascii="Cambria Math" w:hAnsi="Cambria Math" w:eastAsia="楷体" w:cs="楷体"/>
                  <w:color w:val="000000"/>
                  <w:sz w:val="28"/>
                  <w:szCs w:val="28"/>
                </w:rPr>
              </m:ctrlPr>
            </m:sup>
          </m:sSup>
          <m:r>
            <m:rPr>
              <m:sty m:val="p"/>
            </m:rPr>
            <w:rPr>
              <w:rFonts w:hint="eastAsia" w:ascii="Cambria Math" w:hAnsi="Cambria Math" w:eastAsia="楷体" w:cs="楷体"/>
              <w:color w:val="000000"/>
              <w:sz w:val="28"/>
              <w:szCs w:val="28"/>
            </w:rPr>
            <m:t>=σ(</m:t>
          </m:r>
          <m:sSup>
            <m:sSupPr>
              <m:ctrlPr>
                <w:rPr>
                  <w:rFonts w:hint="eastAsia" w:ascii="Cambria Math" w:hAnsi="Cambria Math" w:eastAsia="楷体" w:cs="楷体"/>
                  <w:color w:val="000000"/>
                  <w:sz w:val="28"/>
                  <w:szCs w:val="28"/>
                </w:rPr>
              </m:ctrlPr>
            </m:sSupPr>
            <m:e>
              <m:r>
                <m:rPr>
                  <m:sty m:val="p"/>
                </m:rPr>
                <w:rPr>
                  <w:rFonts w:hint="eastAsia" w:ascii="Cambria Math" w:hAnsi="Cambria Math" w:eastAsia="楷体" w:cs="楷体"/>
                  <w:color w:val="000000"/>
                  <w:sz w:val="28"/>
                  <w:szCs w:val="28"/>
                </w:rPr>
                <m:t>D</m:t>
              </m:r>
              <m:ctrlPr>
                <w:rPr>
                  <w:rFonts w:hint="eastAsia" w:ascii="Cambria Math" w:hAnsi="Cambria Math" w:eastAsia="楷体" w:cs="楷体"/>
                  <w:color w:val="000000"/>
                  <w:sz w:val="28"/>
                  <w:szCs w:val="28"/>
                </w:rPr>
              </m:ctrlPr>
            </m:e>
            <m:sup>
              <m:r>
                <m:rPr>
                  <m:sty m:val="p"/>
                </m:rPr>
                <w:rPr>
                  <w:rFonts w:hint="eastAsia" w:ascii="Cambria Math" w:hAnsi="Cambria Math" w:eastAsia="楷体" w:cs="楷体"/>
                  <w:color w:val="000000"/>
                  <w:sz w:val="28"/>
                  <w:szCs w:val="28"/>
                </w:rPr>
                <m:t>−1/2</m:t>
              </m:r>
              <m:ctrlPr>
                <w:rPr>
                  <w:rFonts w:hint="eastAsia" w:ascii="Cambria Math" w:hAnsi="Cambria Math" w:eastAsia="楷体" w:cs="楷体"/>
                  <w:color w:val="000000"/>
                  <w:sz w:val="28"/>
                  <w:szCs w:val="28"/>
                </w:rPr>
              </m:ctrlPr>
            </m:sup>
          </m:sSup>
          <m:r>
            <m:rPr>
              <m:sty m:val="p"/>
            </m:rPr>
            <w:rPr>
              <w:rFonts w:hint="eastAsia" w:ascii="Cambria Math" w:hAnsi="Cambria Math" w:eastAsia="楷体" w:cs="楷体"/>
              <w:color w:val="000000"/>
              <w:sz w:val="28"/>
              <w:szCs w:val="28"/>
            </w:rPr>
            <m:t>A</m:t>
          </m:r>
          <m:sSup>
            <m:sSupPr>
              <m:ctrlPr>
                <w:rPr>
                  <w:rFonts w:hint="eastAsia" w:ascii="Cambria Math" w:hAnsi="Cambria Math" w:eastAsia="楷体" w:cs="楷体"/>
                  <w:color w:val="000000"/>
                  <w:sz w:val="28"/>
                  <w:szCs w:val="28"/>
                </w:rPr>
              </m:ctrlPr>
            </m:sSupPr>
            <m:e>
              <m:r>
                <m:rPr>
                  <m:sty m:val="p"/>
                </m:rPr>
                <w:rPr>
                  <w:rFonts w:hint="eastAsia" w:ascii="Cambria Math" w:hAnsi="Cambria Math" w:eastAsia="楷体" w:cs="楷体"/>
                  <w:color w:val="000000"/>
                  <w:sz w:val="28"/>
                  <w:szCs w:val="28"/>
                </w:rPr>
                <m:t>D</m:t>
              </m:r>
              <m:ctrlPr>
                <w:rPr>
                  <w:rFonts w:hint="eastAsia" w:ascii="Cambria Math" w:hAnsi="Cambria Math" w:eastAsia="楷体" w:cs="楷体"/>
                  <w:color w:val="000000"/>
                  <w:sz w:val="28"/>
                  <w:szCs w:val="28"/>
                </w:rPr>
              </m:ctrlPr>
            </m:e>
            <m:sup>
              <m:r>
                <m:rPr>
                  <m:sty m:val="p"/>
                </m:rPr>
                <w:rPr>
                  <w:rFonts w:hint="eastAsia" w:ascii="Cambria Math" w:hAnsi="Cambria Math" w:eastAsia="楷体" w:cs="楷体"/>
                  <w:color w:val="000000"/>
                  <w:sz w:val="28"/>
                  <w:szCs w:val="28"/>
                </w:rPr>
                <m:t>−1/2</m:t>
              </m:r>
              <m:ctrlPr>
                <w:rPr>
                  <w:rFonts w:hint="eastAsia" w:ascii="Cambria Math" w:hAnsi="Cambria Math" w:eastAsia="楷体" w:cs="楷体"/>
                  <w:color w:val="000000"/>
                  <w:sz w:val="28"/>
                  <w:szCs w:val="28"/>
                </w:rPr>
              </m:ctrlPr>
            </m:sup>
          </m:sSup>
          <m:sSup>
            <m:sSupPr>
              <m:ctrlPr>
                <w:rPr>
                  <w:rFonts w:hint="eastAsia" w:ascii="Cambria Math" w:hAnsi="Cambria Math" w:eastAsia="楷体" w:cs="楷体"/>
                  <w:color w:val="000000"/>
                  <w:sz w:val="28"/>
                  <w:szCs w:val="28"/>
                </w:rPr>
              </m:ctrlPr>
            </m:sSupPr>
            <m:e>
              <m:r>
                <m:rPr>
                  <m:sty m:val="p"/>
                </m:rPr>
                <w:rPr>
                  <w:rFonts w:hint="eastAsia" w:ascii="Cambria Math" w:hAnsi="Cambria Math" w:eastAsia="楷体" w:cs="楷体"/>
                  <w:color w:val="000000"/>
                  <w:sz w:val="28"/>
                  <w:szCs w:val="28"/>
                </w:rPr>
                <m:t>H</m:t>
              </m:r>
              <m:ctrlPr>
                <w:rPr>
                  <w:rFonts w:hint="eastAsia" w:ascii="Cambria Math" w:hAnsi="Cambria Math" w:eastAsia="楷体" w:cs="楷体"/>
                  <w:color w:val="000000"/>
                  <w:sz w:val="28"/>
                  <w:szCs w:val="28"/>
                </w:rPr>
              </m:ctrlPr>
            </m:e>
            <m:sup>
              <m:r>
                <m:rPr>
                  <m:sty m:val="p"/>
                </m:rPr>
                <w:rPr>
                  <w:rFonts w:hint="eastAsia" w:ascii="Cambria Math" w:hAnsi="Cambria Math" w:eastAsia="楷体" w:cs="楷体"/>
                  <w:color w:val="000000"/>
                  <w:sz w:val="28"/>
                  <w:szCs w:val="28"/>
                </w:rPr>
                <m:t>(l)</m:t>
              </m:r>
              <m:ctrlPr>
                <w:rPr>
                  <w:rFonts w:hint="eastAsia" w:ascii="Cambria Math" w:hAnsi="Cambria Math" w:eastAsia="楷体" w:cs="楷体"/>
                  <w:color w:val="000000"/>
                  <w:sz w:val="28"/>
                  <w:szCs w:val="28"/>
                </w:rPr>
              </m:ctrlPr>
            </m:sup>
          </m:sSup>
          <m:sSup>
            <m:sSupPr>
              <m:ctrlPr>
                <w:rPr>
                  <w:rFonts w:hint="eastAsia" w:ascii="Cambria Math" w:hAnsi="Cambria Math" w:eastAsia="楷体" w:cs="楷体"/>
                  <w:color w:val="000000"/>
                  <w:sz w:val="28"/>
                  <w:szCs w:val="28"/>
                </w:rPr>
              </m:ctrlPr>
            </m:sSupPr>
            <m:e>
              <m:r>
                <m:rPr>
                  <m:sty m:val="p"/>
                </m:rPr>
                <w:rPr>
                  <w:rFonts w:hint="eastAsia" w:ascii="Cambria Math" w:hAnsi="Cambria Math" w:eastAsia="楷体" w:cs="楷体"/>
                  <w:color w:val="000000"/>
                  <w:sz w:val="28"/>
                  <w:szCs w:val="28"/>
                </w:rPr>
                <m:t>W</m:t>
              </m:r>
              <m:ctrlPr>
                <w:rPr>
                  <w:rFonts w:hint="eastAsia" w:ascii="Cambria Math" w:hAnsi="Cambria Math" w:eastAsia="楷体" w:cs="楷体"/>
                  <w:color w:val="000000"/>
                  <w:sz w:val="28"/>
                  <w:szCs w:val="28"/>
                </w:rPr>
              </m:ctrlPr>
            </m:e>
            <m:sup>
              <m:r>
                <m:rPr>
                  <m:sty m:val="p"/>
                </m:rPr>
                <w:rPr>
                  <w:rFonts w:hint="eastAsia" w:ascii="Cambria Math" w:hAnsi="Cambria Math" w:eastAsia="楷体" w:cs="楷体"/>
                  <w:color w:val="000000"/>
                  <w:sz w:val="28"/>
                  <w:szCs w:val="28"/>
                </w:rPr>
                <m:t>(l)</m:t>
              </m:r>
              <m:ctrlPr>
                <w:rPr>
                  <w:rFonts w:hint="eastAsia" w:ascii="Cambria Math" w:hAnsi="Cambria Math" w:eastAsia="楷体" w:cs="楷体"/>
                  <w:color w:val="000000"/>
                  <w:sz w:val="28"/>
                  <w:szCs w:val="28"/>
                </w:rPr>
              </m:ctrlPr>
            </m:sup>
          </m:sSup>
          <m:r>
            <m:rPr>
              <m:sty m:val="p"/>
            </m:rPr>
            <w:rPr>
              <w:rFonts w:hint="eastAsia" w:ascii="Cambria Math" w:hAnsi="Cambria Math" w:eastAsia="楷体" w:cs="楷体"/>
              <w:color w:val="000000"/>
              <w:sz w:val="28"/>
              <w:szCs w:val="28"/>
            </w:rPr>
            <m:t>)</m:t>
          </m:r>
        </m:oMath>
      </m:oMathPara>
    </w:p>
    <w:p w14:paraId="763762AC">
      <w:pPr>
        <w:ind w:firstLine="560" w:firstLineChars="200"/>
        <w:outlineLvl w:val="0"/>
        <w:rPr>
          <w:rFonts w:ascii="楷体" w:hAnsi="楷体" w:eastAsia="楷体" w:cs="楷体"/>
          <w:color w:val="000000"/>
          <w:sz w:val="28"/>
          <w:szCs w:val="28"/>
        </w:rPr>
      </w:pPr>
      <w:r>
        <w:rPr>
          <w:rFonts w:hint="eastAsia" w:ascii="楷体" w:hAnsi="楷体" w:eastAsia="楷体" w:cs="楷体"/>
          <w:color w:val="000000"/>
          <w:sz w:val="28"/>
          <w:szCs w:val="28"/>
        </w:rPr>
        <w:t xml:space="preserve">其中, </w:t>
      </w:r>
      <m:oMath>
        <m:sSup>
          <m:sSupPr>
            <m:ctrlPr>
              <w:rPr>
                <w:rFonts w:hint="eastAsia" w:ascii="Cambria Math" w:hAnsi="Cambria Math" w:eastAsia="楷体" w:cs="楷体"/>
                <w:color w:val="000000"/>
                <w:sz w:val="28"/>
                <w:szCs w:val="28"/>
              </w:rPr>
            </m:ctrlPr>
          </m:sSupPr>
          <m:e>
            <m:r>
              <m:rPr>
                <m:sty m:val="p"/>
              </m:rPr>
              <w:rPr>
                <w:rFonts w:hint="eastAsia" w:ascii="Cambria Math" w:hAnsi="Cambria Math" w:eastAsia="楷体" w:cs="楷体"/>
                <w:color w:val="000000"/>
                <w:sz w:val="28"/>
                <w:szCs w:val="28"/>
              </w:rPr>
              <m:t>H</m:t>
            </m:r>
            <m:ctrlPr>
              <w:rPr>
                <w:rFonts w:hint="eastAsia" w:ascii="Cambria Math" w:hAnsi="Cambria Math" w:eastAsia="楷体" w:cs="楷体"/>
                <w:color w:val="000000"/>
                <w:sz w:val="28"/>
                <w:szCs w:val="28"/>
              </w:rPr>
            </m:ctrlPr>
          </m:e>
          <m:sup>
            <m:r>
              <m:rPr>
                <m:sty m:val="p"/>
              </m:rPr>
              <w:rPr>
                <w:rFonts w:hint="eastAsia" w:ascii="Cambria Math" w:hAnsi="Cambria Math" w:eastAsia="楷体" w:cs="楷体"/>
                <w:color w:val="000000"/>
                <w:sz w:val="28"/>
                <w:szCs w:val="28"/>
              </w:rPr>
              <m:t>(l)</m:t>
            </m:r>
            <m:ctrlPr>
              <w:rPr>
                <w:rFonts w:hint="eastAsia" w:ascii="Cambria Math" w:hAnsi="Cambria Math" w:eastAsia="楷体" w:cs="楷体"/>
                <w:color w:val="000000"/>
                <w:sz w:val="28"/>
                <w:szCs w:val="28"/>
              </w:rPr>
            </m:ctrlPr>
          </m:sup>
        </m:sSup>
      </m:oMath>
      <w:r>
        <w:rPr>
          <w:rFonts w:hint="eastAsia" w:ascii="楷体" w:hAnsi="楷体" w:eastAsia="楷体" w:cs="楷体"/>
          <w:color w:val="000000"/>
          <w:sz w:val="28"/>
          <w:szCs w:val="28"/>
        </w:rPr>
        <w:t>是第</w:t>
      </w:r>
      <m:oMath>
        <m:r>
          <m:rPr>
            <m:sty m:val="p"/>
          </m:rPr>
          <w:rPr>
            <w:rFonts w:hint="eastAsia" w:ascii="Cambria Math" w:hAnsi="Cambria Math" w:eastAsia="楷体" w:cs="楷体"/>
            <w:color w:val="000000"/>
            <w:sz w:val="28"/>
            <w:szCs w:val="28"/>
          </w:rPr>
          <m:t>l</m:t>
        </m:r>
      </m:oMath>
      <w:r>
        <w:rPr>
          <w:rFonts w:hint="eastAsia" w:ascii="楷体" w:hAnsi="楷体" w:eastAsia="楷体" w:cs="楷体"/>
          <w:color w:val="000000"/>
          <w:sz w:val="28"/>
          <w:szCs w:val="28"/>
        </w:rPr>
        <w:t>层的特征表示，</w:t>
      </w:r>
      <m:oMath>
        <m:sSup>
          <m:sSupPr>
            <m:ctrlPr>
              <w:rPr>
                <w:rFonts w:hint="eastAsia" w:ascii="Cambria Math" w:hAnsi="Cambria Math" w:eastAsia="楷体" w:cs="楷体"/>
                <w:color w:val="000000"/>
                <w:sz w:val="28"/>
                <w:szCs w:val="28"/>
              </w:rPr>
            </m:ctrlPr>
          </m:sSupPr>
          <m:e>
            <m:r>
              <m:rPr>
                <m:sty m:val="p"/>
              </m:rPr>
              <w:rPr>
                <w:rFonts w:hint="eastAsia" w:ascii="Cambria Math" w:hAnsi="Cambria Math" w:eastAsia="楷体" w:cs="楷体"/>
                <w:color w:val="000000"/>
                <w:sz w:val="28"/>
                <w:szCs w:val="28"/>
              </w:rPr>
              <m:t>H</m:t>
            </m:r>
            <m:ctrlPr>
              <w:rPr>
                <w:rFonts w:hint="eastAsia" w:ascii="Cambria Math" w:hAnsi="Cambria Math" w:eastAsia="楷体" w:cs="楷体"/>
                <w:color w:val="000000"/>
                <w:sz w:val="28"/>
                <w:szCs w:val="28"/>
              </w:rPr>
            </m:ctrlPr>
          </m:e>
          <m:sup>
            <m:r>
              <m:rPr>
                <m:sty m:val="p"/>
              </m:rPr>
              <w:rPr>
                <w:rFonts w:hint="eastAsia" w:ascii="Cambria Math" w:hAnsi="Cambria Math" w:eastAsia="楷体" w:cs="楷体"/>
                <w:color w:val="000000"/>
                <w:sz w:val="28"/>
                <w:szCs w:val="28"/>
              </w:rPr>
              <m:t>(0)</m:t>
            </m:r>
            <m:ctrlPr>
              <w:rPr>
                <w:rFonts w:hint="eastAsia" w:ascii="Cambria Math" w:hAnsi="Cambria Math" w:eastAsia="楷体" w:cs="楷体"/>
                <w:color w:val="000000"/>
                <w:sz w:val="28"/>
                <w:szCs w:val="28"/>
              </w:rPr>
            </m:ctrlPr>
          </m:sup>
        </m:sSup>
        <m:r>
          <m:rPr>
            <m:sty m:val="p"/>
          </m:rPr>
          <w:rPr>
            <w:rFonts w:hint="eastAsia" w:ascii="Cambria Math" w:hAnsi="Cambria Math" w:eastAsia="楷体" w:cs="楷体"/>
            <w:color w:val="000000"/>
            <w:sz w:val="28"/>
            <w:szCs w:val="28"/>
          </w:rPr>
          <m:t>=X</m:t>
        </m:r>
      </m:oMath>
      <w:r>
        <w:rPr>
          <w:rFonts w:hint="eastAsia" w:ascii="楷体" w:hAnsi="楷体" w:eastAsia="楷体" w:cs="楷体"/>
          <w:color w:val="000000"/>
          <w:sz w:val="28"/>
          <w:szCs w:val="28"/>
        </w:rPr>
        <w:t>，</w:t>
      </w:r>
      <m:oMath>
        <m:r>
          <m:rPr>
            <m:sty m:val="p"/>
          </m:rPr>
          <w:rPr>
            <w:rFonts w:hint="eastAsia" w:ascii="Cambria Math" w:hAnsi="Cambria Math" w:eastAsia="楷体" w:cs="楷体"/>
            <w:color w:val="000000"/>
            <w:sz w:val="28"/>
            <w:szCs w:val="28"/>
          </w:rPr>
          <m:t>X</m:t>
        </m:r>
      </m:oMath>
      <w:r>
        <w:rPr>
          <w:rFonts w:hint="eastAsia" w:ascii="楷体" w:hAnsi="楷体" w:eastAsia="楷体" w:cs="楷体"/>
          <w:color w:val="000000"/>
          <w:sz w:val="28"/>
          <w:szCs w:val="28"/>
        </w:rPr>
        <w:t>表示输入的导联特征，</w:t>
      </w:r>
      <m:oMath>
        <m:sSup>
          <m:sSupPr>
            <m:ctrlPr>
              <w:rPr>
                <w:rFonts w:hint="eastAsia" w:ascii="Cambria Math" w:hAnsi="Cambria Math" w:eastAsia="楷体" w:cs="楷体"/>
                <w:color w:val="000000"/>
                <w:sz w:val="28"/>
                <w:szCs w:val="28"/>
              </w:rPr>
            </m:ctrlPr>
          </m:sSupPr>
          <m:e>
            <m:r>
              <m:rPr>
                <m:sty m:val="p"/>
              </m:rPr>
              <w:rPr>
                <w:rFonts w:hint="eastAsia" w:ascii="Cambria Math" w:hAnsi="Cambria Math" w:eastAsia="楷体" w:cs="楷体"/>
                <w:color w:val="000000"/>
                <w:sz w:val="28"/>
                <w:szCs w:val="28"/>
              </w:rPr>
              <m:t>W</m:t>
            </m:r>
            <m:ctrlPr>
              <w:rPr>
                <w:rFonts w:hint="eastAsia" w:ascii="Cambria Math" w:hAnsi="Cambria Math" w:eastAsia="楷体" w:cs="楷体"/>
                <w:color w:val="000000"/>
                <w:sz w:val="28"/>
                <w:szCs w:val="28"/>
              </w:rPr>
            </m:ctrlPr>
          </m:e>
          <m:sup>
            <m:r>
              <m:rPr>
                <m:sty m:val="p"/>
              </m:rPr>
              <w:rPr>
                <w:rFonts w:hint="eastAsia" w:ascii="Cambria Math" w:hAnsi="Cambria Math" w:eastAsia="楷体" w:cs="楷体"/>
                <w:color w:val="000000"/>
                <w:sz w:val="28"/>
                <w:szCs w:val="28"/>
              </w:rPr>
              <m:t>(l)</m:t>
            </m:r>
            <m:ctrlPr>
              <w:rPr>
                <w:rFonts w:hint="eastAsia" w:ascii="Cambria Math" w:hAnsi="Cambria Math" w:eastAsia="楷体" w:cs="楷体"/>
                <w:color w:val="000000"/>
                <w:sz w:val="28"/>
                <w:szCs w:val="28"/>
              </w:rPr>
            </m:ctrlPr>
          </m:sup>
        </m:sSup>
      </m:oMath>
      <w:r>
        <w:rPr>
          <w:rFonts w:hint="eastAsia" w:ascii="楷体" w:hAnsi="楷体" w:eastAsia="楷体" w:cs="楷体"/>
          <w:color w:val="000000"/>
          <w:sz w:val="28"/>
          <w:szCs w:val="28"/>
        </w:rPr>
        <w:t>是第</w:t>
      </w:r>
      <m:oMath>
        <m:r>
          <m:rPr>
            <m:sty m:val="p"/>
          </m:rPr>
          <w:rPr>
            <w:rFonts w:hint="eastAsia" w:ascii="Cambria Math" w:hAnsi="Cambria Math" w:eastAsia="楷体" w:cs="楷体"/>
            <w:color w:val="000000"/>
            <w:sz w:val="28"/>
            <w:szCs w:val="28"/>
          </w:rPr>
          <m:t>l</m:t>
        </m:r>
      </m:oMath>
      <w:r>
        <w:rPr>
          <w:rFonts w:hint="eastAsia" w:ascii="楷体" w:hAnsi="楷体" w:eastAsia="楷体" w:cs="楷体"/>
          <w:color w:val="000000"/>
          <w:sz w:val="28"/>
          <w:szCs w:val="28"/>
        </w:rPr>
        <w:t>层的权重矩阵，</w:t>
      </w:r>
      <m:oMath>
        <m:r>
          <m:rPr>
            <m:sty m:val="p"/>
          </m:rPr>
          <w:rPr>
            <w:rFonts w:hint="eastAsia" w:ascii="Cambria Math" w:hAnsi="Cambria Math" w:eastAsia="楷体" w:cs="楷体"/>
            <w:color w:val="000000"/>
            <w:sz w:val="28"/>
            <w:szCs w:val="28"/>
          </w:rPr>
          <m:t>D</m:t>
        </m:r>
      </m:oMath>
      <w:r>
        <w:rPr>
          <w:rFonts w:hint="eastAsia" w:ascii="楷体" w:hAnsi="楷体" w:eastAsia="楷体" w:cs="楷体"/>
          <w:color w:val="000000"/>
          <w:sz w:val="28"/>
          <w:szCs w:val="28"/>
        </w:rPr>
        <w:t>是邻接矩阵</w:t>
      </w:r>
      <m:oMath>
        <m:r>
          <m:rPr>
            <m:sty m:val="p"/>
          </m:rPr>
          <w:rPr>
            <w:rFonts w:hint="eastAsia" w:ascii="Cambria Math" w:hAnsi="Cambria Math" w:eastAsia="楷体" w:cs="楷体"/>
            <w:color w:val="000000"/>
            <w:sz w:val="28"/>
            <w:szCs w:val="28"/>
          </w:rPr>
          <m:t>A</m:t>
        </m:r>
      </m:oMath>
      <w:r>
        <w:rPr>
          <w:rFonts w:hint="eastAsia" w:ascii="楷体" w:hAnsi="楷体" w:eastAsia="楷体" w:cs="楷体"/>
          <w:color w:val="000000"/>
          <w:sz w:val="28"/>
          <w:szCs w:val="28"/>
        </w:rPr>
        <w:t>的度矩阵，定义为</w:t>
      </w:r>
      <m:oMath>
        <m:sSub>
          <m:sSubPr>
            <m:ctrlPr>
              <w:rPr>
                <w:rFonts w:hint="eastAsia" w:ascii="Cambria Math" w:hAnsi="Cambria Math" w:eastAsia="楷体" w:cs="楷体"/>
                <w:color w:val="000000"/>
                <w:sz w:val="28"/>
                <w:szCs w:val="28"/>
              </w:rPr>
            </m:ctrlPr>
          </m:sSubPr>
          <m:e>
            <m:r>
              <m:rPr>
                <m:sty m:val="p"/>
              </m:rPr>
              <w:rPr>
                <w:rFonts w:hint="eastAsia" w:ascii="Cambria Math" w:hAnsi="Cambria Math" w:eastAsia="楷体" w:cs="楷体"/>
                <w:color w:val="000000"/>
                <w:sz w:val="28"/>
                <w:szCs w:val="28"/>
              </w:rPr>
              <m:t>D</m:t>
            </m:r>
            <m:ctrlPr>
              <w:rPr>
                <w:rFonts w:hint="eastAsia" w:ascii="Cambria Math" w:hAnsi="Cambria Math" w:eastAsia="楷体" w:cs="楷体"/>
                <w:color w:val="000000"/>
                <w:sz w:val="28"/>
                <w:szCs w:val="28"/>
              </w:rPr>
            </m:ctrlPr>
          </m:e>
          <m:sub>
            <m:r>
              <m:rPr>
                <m:sty m:val="p"/>
              </m:rPr>
              <w:rPr>
                <w:rFonts w:hint="eastAsia" w:ascii="Cambria Math" w:hAnsi="Cambria Math" w:eastAsia="楷体" w:cs="楷体"/>
                <w:color w:val="000000"/>
                <w:sz w:val="28"/>
                <w:szCs w:val="28"/>
              </w:rPr>
              <m:t>ii</m:t>
            </m:r>
            <m:ctrlPr>
              <w:rPr>
                <w:rFonts w:hint="eastAsia" w:ascii="Cambria Math" w:hAnsi="Cambria Math" w:eastAsia="楷体" w:cs="楷体"/>
                <w:color w:val="000000"/>
                <w:sz w:val="28"/>
                <w:szCs w:val="28"/>
              </w:rPr>
            </m:ctrlPr>
          </m:sub>
        </m:sSub>
        <m:r>
          <m:rPr>
            <m:sty m:val="p"/>
          </m:rPr>
          <w:rPr>
            <w:rFonts w:hint="eastAsia" w:ascii="Cambria Math" w:hAnsi="Cambria Math" w:eastAsia="楷体" w:cs="楷体"/>
            <w:color w:val="000000"/>
            <w:sz w:val="28"/>
            <w:szCs w:val="28"/>
          </w:rPr>
          <m:t>=</m:t>
        </m:r>
        <m:nary>
          <m:naryPr>
            <m:chr m:val="∑"/>
            <m:grow m:val="1"/>
            <m:limLoc m:val="undOvr"/>
            <m:supHide m:val="1"/>
            <m:ctrlPr>
              <w:rPr>
                <w:rFonts w:hint="eastAsia" w:ascii="Cambria Math" w:hAnsi="Cambria Math" w:eastAsia="楷体" w:cs="楷体"/>
                <w:color w:val="000000"/>
                <w:sz w:val="28"/>
                <w:szCs w:val="28"/>
              </w:rPr>
            </m:ctrlPr>
          </m:naryPr>
          <m:sub>
            <m:r>
              <m:rPr>
                <m:sty m:val="p"/>
              </m:rPr>
              <w:rPr>
                <w:rFonts w:hint="eastAsia" w:ascii="Cambria Math" w:hAnsi="Cambria Math" w:eastAsia="楷体" w:cs="楷体"/>
                <w:color w:val="000000"/>
                <w:sz w:val="28"/>
                <w:szCs w:val="28"/>
              </w:rPr>
              <m:t>j</m:t>
            </m:r>
            <m:ctrlPr>
              <w:rPr>
                <w:rFonts w:hint="eastAsia" w:ascii="Cambria Math" w:hAnsi="Cambria Math" w:eastAsia="楷体" w:cs="楷体"/>
                <w:color w:val="000000"/>
                <w:sz w:val="28"/>
                <w:szCs w:val="28"/>
              </w:rPr>
            </m:ctrlPr>
          </m:sub>
          <m:sup>
            <m:ctrlPr>
              <w:rPr>
                <w:rFonts w:hint="eastAsia" w:ascii="Cambria Math" w:hAnsi="Cambria Math" w:eastAsia="楷体" w:cs="楷体"/>
                <w:color w:val="000000"/>
                <w:sz w:val="28"/>
                <w:szCs w:val="28"/>
              </w:rPr>
            </m:ctrlPr>
          </m:sup>
          <m:e>
            <m:r>
              <m:rPr>
                <m:sty m:val="p"/>
              </m:rPr>
              <w:rPr>
                <w:rFonts w:hint="eastAsia" w:ascii="Cambria Math" w:hAnsi="Cambria Math" w:eastAsia="楷体" w:cs="楷体"/>
                <w:color w:val="000000"/>
                <w:sz w:val="28"/>
                <w:szCs w:val="28"/>
              </w:rPr>
              <m:t> </m:t>
            </m:r>
            <m:ctrlPr>
              <w:rPr>
                <w:rFonts w:hint="eastAsia" w:ascii="Cambria Math" w:hAnsi="Cambria Math" w:eastAsia="楷体" w:cs="楷体"/>
                <w:color w:val="000000"/>
                <w:sz w:val="28"/>
                <w:szCs w:val="28"/>
              </w:rPr>
            </m:ctrlPr>
          </m:e>
        </m:nary>
        <m:sSub>
          <m:sSubPr>
            <m:ctrlPr>
              <w:rPr>
                <w:rFonts w:hint="eastAsia" w:ascii="Cambria Math" w:hAnsi="Cambria Math" w:eastAsia="楷体" w:cs="楷体"/>
                <w:color w:val="000000"/>
                <w:sz w:val="28"/>
                <w:szCs w:val="28"/>
              </w:rPr>
            </m:ctrlPr>
          </m:sSubPr>
          <m:e>
            <m:r>
              <m:rPr>
                <m:sty m:val="p"/>
              </m:rPr>
              <w:rPr>
                <w:rFonts w:hint="eastAsia" w:ascii="Cambria Math" w:hAnsi="Cambria Math" w:eastAsia="楷体" w:cs="楷体"/>
                <w:color w:val="000000"/>
                <w:sz w:val="28"/>
                <w:szCs w:val="28"/>
              </w:rPr>
              <m:t>A</m:t>
            </m:r>
            <m:ctrlPr>
              <w:rPr>
                <w:rFonts w:hint="eastAsia" w:ascii="Cambria Math" w:hAnsi="Cambria Math" w:eastAsia="楷体" w:cs="楷体"/>
                <w:color w:val="000000"/>
                <w:sz w:val="28"/>
                <w:szCs w:val="28"/>
              </w:rPr>
            </m:ctrlPr>
          </m:e>
          <m:sub>
            <m:r>
              <m:rPr>
                <m:sty m:val="p"/>
              </m:rPr>
              <w:rPr>
                <w:rFonts w:hint="eastAsia" w:ascii="Cambria Math" w:hAnsi="Cambria Math" w:eastAsia="楷体" w:cs="楷体"/>
                <w:color w:val="000000"/>
                <w:sz w:val="28"/>
                <w:szCs w:val="28"/>
              </w:rPr>
              <m:t>ij</m:t>
            </m:r>
            <m:ctrlPr>
              <w:rPr>
                <w:rFonts w:hint="eastAsia" w:ascii="Cambria Math" w:hAnsi="Cambria Math" w:eastAsia="楷体" w:cs="楷体"/>
                <w:color w:val="000000"/>
                <w:sz w:val="28"/>
                <w:szCs w:val="28"/>
              </w:rPr>
            </m:ctrlPr>
          </m:sub>
        </m:sSub>
      </m:oMath>
      <w:r>
        <w:rPr>
          <w:rFonts w:hint="eastAsia" w:ascii="楷体" w:hAnsi="楷体" w:eastAsia="楷体" w:cs="楷体"/>
          <w:color w:val="000000"/>
          <w:sz w:val="28"/>
          <w:szCs w:val="28"/>
        </w:rPr>
        <w:t>，</w:t>
      </w:r>
      <m:oMath>
        <m:r>
          <m:rPr>
            <m:sty m:val="p"/>
          </m:rPr>
          <w:rPr>
            <w:rFonts w:hint="eastAsia" w:ascii="Cambria Math" w:hAnsi="Cambria Math" w:eastAsia="楷体" w:cs="楷体"/>
            <w:color w:val="000000"/>
            <w:sz w:val="28"/>
            <w:szCs w:val="28"/>
          </w:rPr>
          <m:t>σ</m:t>
        </m:r>
      </m:oMath>
      <w:r>
        <w:rPr>
          <w:rFonts w:hint="eastAsia" w:ascii="楷体" w:hAnsi="楷体" w:eastAsia="楷体" w:cs="楷体"/>
          <w:color w:val="000000"/>
          <w:sz w:val="28"/>
          <w:szCs w:val="28"/>
        </w:rPr>
        <w:t>是激活函数；</w:t>
      </w:r>
    </w:p>
    <w:p w14:paraId="45D14E2E">
      <w:pPr>
        <w:ind w:firstLine="560" w:firstLineChars="200"/>
        <w:outlineLvl w:val="0"/>
        <w:rPr>
          <w:rFonts w:ascii="楷体" w:hAnsi="楷体" w:eastAsia="楷体" w:cs="楷体"/>
          <w:color w:val="000000"/>
          <w:sz w:val="28"/>
          <w:szCs w:val="28"/>
        </w:rPr>
      </w:pPr>
      <w:r>
        <w:rPr>
          <w:rFonts w:hint="eastAsia" w:ascii="楷体" w:hAnsi="楷体" w:eastAsia="楷体" w:cs="楷体"/>
          <w:color w:val="000000"/>
          <w:sz w:val="28"/>
          <w:szCs w:val="28"/>
        </w:rPr>
        <w:t>步骤5.3，构建全连接图，其中，所述全连接图中每个导联节点与其他所有导联节点相连；</w:t>
      </w:r>
    </w:p>
    <w:p w14:paraId="09B1118E">
      <w:pPr>
        <w:ind w:firstLine="560" w:firstLineChars="200"/>
        <w:outlineLvl w:val="0"/>
        <w:rPr>
          <w:rFonts w:ascii="楷体" w:hAnsi="楷体" w:eastAsia="楷体" w:cs="楷体"/>
          <w:color w:val="000000"/>
          <w:sz w:val="28"/>
          <w:szCs w:val="28"/>
        </w:rPr>
      </w:pPr>
      <w:r>
        <w:rPr>
          <w:rFonts w:hint="eastAsia" w:ascii="楷体" w:hAnsi="楷体" w:eastAsia="楷体" w:cs="楷体"/>
          <w:color w:val="000000"/>
          <w:sz w:val="28"/>
          <w:szCs w:val="28"/>
        </w:rPr>
        <w:t>步骤5.4，图注意力网络基于全连接图根据导联特征间的重要性自动调整注意力权重，根据调整后的注意力权重得到聚合特征，其中，所述聚合特征的表达式为</w:t>
      </w:r>
    </w:p>
    <w:p w14:paraId="68FB3C11">
      <w:pPr>
        <w:ind w:firstLine="560" w:firstLineChars="200"/>
        <w:outlineLvl w:val="0"/>
        <w:rPr>
          <w:rFonts w:ascii="楷体" w:hAnsi="楷体" w:eastAsia="楷体" w:cs="楷体"/>
          <w:color w:val="000000"/>
          <w:sz w:val="28"/>
          <w:szCs w:val="28"/>
        </w:rPr>
      </w:pPr>
      <m:oMathPara>
        <m:oMath>
          <m:sSubSup>
            <m:sSubSupPr>
              <m:ctrlPr>
                <w:rPr>
                  <w:rFonts w:hint="eastAsia" w:ascii="Cambria Math" w:hAnsi="Cambria Math" w:eastAsia="楷体" w:cs="楷体"/>
                  <w:color w:val="000000"/>
                  <w:sz w:val="28"/>
                  <w:szCs w:val="28"/>
                </w:rPr>
              </m:ctrlPr>
            </m:sSubSupPr>
            <m:e>
              <m:r>
                <m:rPr>
                  <m:sty m:val="p"/>
                </m:rPr>
                <w:rPr>
                  <w:rFonts w:hint="eastAsia" w:ascii="Cambria Math" w:hAnsi="Cambria Math" w:eastAsia="楷体" w:cs="楷体"/>
                  <w:color w:val="000000"/>
                  <w:sz w:val="28"/>
                  <w:szCs w:val="28"/>
                </w:rPr>
                <m:t>h</m:t>
              </m:r>
              <m:ctrlPr>
                <w:rPr>
                  <w:rFonts w:hint="eastAsia" w:ascii="Cambria Math" w:hAnsi="Cambria Math" w:eastAsia="楷体" w:cs="楷体"/>
                  <w:color w:val="000000"/>
                  <w:sz w:val="28"/>
                  <w:szCs w:val="28"/>
                </w:rPr>
              </m:ctrlPr>
            </m:e>
            <m:sub>
              <m:r>
                <m:rPr>
                  <m:sty m:val="p"/>
                </m:rPr>
                <w:rPr>
                  <w:rFonts w:hint="eastAsia" w:ascii="Cambria Math" w:hAnsi="Cambria Math" w:eastAsia="楷体" w:cs="楷体"/>
                  <w:color w:val="000000"/>
                  <w:sz w:val="28"/>
                  <w:szCs w:val="28"/>
                </w:rPr>
                <m:t>i</m:t>
              </m:r>
              <m:ctrlPr>
                <w:rPr>
                  <w:rFonts w:hint="eastAsia" w:ascii="Cambria Math" w:hAnsi="Cambria Math" w:eastAsia="楷体" w:cs="楷体"/>
                  <w:color w:val="000000"/>
                  <w:sz w:val="28"/>
                  <w:szCs w:val="28"/>
                </w:rPr>
              </m:ctrlPr>
            </m:sub>
            <m:sup>
              <m:r>
                <m:rPr>
                  <m:sty m:val="p"/>
                </m:rPr>
                <w:rPr>
                  <w:rFonts w:hint="eastAsia" w:ascii="Cambria Math" w:hAnsi="Cambria Math" w:eastAsia="楷体" w:cs="楷体"/>
                  <w:color w:val="000000"/>
                  <w:sz w:val="28"/>
                  <w:szCs w:val="28"/>
                </w:rPr>
                <m:t>'</m:t>
              </m:r>
              <m:ctrlPr>
                <w:rPr>
                  <w:rFonts w:hint="eastAsia" w:ascii="Cambria Math" w:hAnsi="Cambria Math" w:eastAsia="楷体" w:cs="楷体"/>
                  <w:color w:val="000000"/>
                  <w:sz w:val="28"/>
                  <w:szCs w:val="28"/>
                </w:rPr>
              </m:ctrlPr>
            </m:sup>
          </m:sSubSup>
          <m:r>
            <m:rPr>
              <m:sty m:val="p"/>
            </m:rPr>
            <w:rPr>
              <w:rFonts w:hint="eastAsia" w:ascii="Cambria Math" w:hAnsi="Cambria Math" w:eastAsia="楷体" w:cs="楷体"/>
              <w:color w:val="000000"/>
              <w:sz w:val="28"/>
              <w:szCs w:val="28"/>
            </w:rPr>
            <m:t>=σ</m:t>
          </m:r>
          <m:d>
            <m:dPr>
              <m:ctrlPr>
                <w:rPr>
                  <w:rFonts w:hint="eastAsia" w:ascii="Cambria Math" w:hAnsi="Cambria Math" w:eastAsia="楷体" w:cs="楷体"/>
                  <w:color w:val="000000"/>
                  <w:sz w:val="28"/>
                  <w:szCs w:val="28"/>
                </w:rPr>
              </m:ctrlPr>
            </m:dPr>
            <m:e>
              <m:nary>
                <m:naryPr>
                  <m:chr m:val="∑"/>
                  <m:grow m:val="1"/>
                  <m:limLoc m:val="undOvr"/>
                  <m:supHide m:val="1"/>
                  <m:ctrlPr>
                    <w:rPr>
                      <w:rFonts w:hint="eastAsia" w:ascii="Cambria Math" w:hAnsi="Cambria Math" w:eastAsia="楷体" w:cs="楷体"/>
                      <w:color w:val="000000"/>
                      <w:sz w:val="28"/>
                      <w:szCs w:val="28"/>
                    </w:rPr>
                  </m:ctrlPr>
                </m:naryPr>
                <m:sub>
                  <m:r>
                    <m:rPr>
                      <m:sty m:val="p"/>
                    </m:rPr>
                    <w:rPr>
                      <w:rFonts w:hint="eastAsia" w:ascii="Cambria Math" w:hAnsi="Cambria Math" w:eastAsia="楷体" w:cs="楷体"/>
                      <w:color w:val="000000"/>
                      <w:sz w:val="28"/>
                      <w:szCs w:val="28"/>
                    </w:rPr>
                    <m:t>j∈</m:t>
                  </m:r>
                  <m:r>
                    <m:rPr>
                      <m:sty m:val="p"/>
                      <m:scr m:val="script"/>
                    </m:rPr>
                    <w:rPr>
                      <w:rFonts w:hint="eastAsia" w:ascii="Cambria Math" w:hAnsi="Cambria Math" w:eastAsia="MS Mincho" w:cs="MS Mincho"/>
                      <w:color w:val="000000"/>
                      <w:sz w:val="28"/>
                      <w:szCs w:val="28"/>
                    </w:rPr>
                    <m:t>N</m:t>
                  </m:r>
                  <m:r>
                    <m:rPr>
                      <m:sty m:val="p"/>
                    </m:rPr>
                    <w:rPr>
                      <w:rFonts w:hint="eastAsia" w:ascii="Cambria Math" w:hAnsi="Cambria Math" w:eastAsia="MS Mincho" w:cs="MS Mincho"/>
                      <w:color w:val="000000"/>
                      <w:sz w:val="28"/>
                      <w:szCs w:val="28"/>
                    </w:rPr>
                    <m:t>(</m:t>
                  </m:r>
                  <m:r>
                    <m:rPr>
                      <m:sty m:val="p"/>
                    </m:rPr>
                    <w:rPr>
                      <w:rFonts w:hint="eastAsia" w:ascii="Cambria Math" w:hAnsi="Cambria Math" w:eastAsia="楷体" w:cs="楷体"/>
                      <w:color w:val="000000"/>
                      <w:sz w:val="28"/>
                      <w:szCs w:val="28"/>
                    </w:rPr>
                    <m:t>i)</m:t>
                  </m:r>
                  <m:ctrlPr>
                    <w:rPr>
                      <w:rFonts w:hint="eastAsia" w:ascii="Cambria Math" w:hAnsi="Cambria Math" w:eastAsia="楷体" w:cs="楷体"/>
                      <w:color w:val="000000"/>
                      <w:sz w:val="28"/>
                      <w:szCs w:val="28"/>
                    </w:rPr>
                  </m:ctrlPr>
                </m:sub>
                <m:sup>
                  <m:ctrlPr>
                    <w:rPr>
                      <w:rFonts w:hint="eastAsia" w:ascii="Cambria Math" w:hAnsi="Cambria Math" w:eastAsia="楷体" w:cs="楷体"/>
                      <w:color w:val="000000"/>
                      <w:sz w:val="28"/>
                      <w:szCs w:val="28"/>
                    </w:rPr>
                  </m:ctrlPr>
                </m:sup>
                <m:e>
                  <m:r>
                    <m:rPr>
                      <m:sty m:val="p"/>
                    </m:rPr>
                    <w:rPr>
                      <w:rFonts w:hint="eastAsia" w:ascii="Cambria Math" w:hAnsi="Cambria Math" w:eastAsia="楷体" w:cs="楷体"/>
                      <w:color w:val="000000"/>
                      <w:sz w:val="28"/>
                      <w:szCs w:val="28"/>
                    </w:rPr>
                    <m:t> </m:t>
                  </m:r>
                  <m:ctrlPr>
                    <w:rPr>
                      <w:rFonts w:hint="eastAsia" w:ascii="Cambria Math" w:hAnsi="Cambria Math" w:eastAsia="楷体" w:cs="楷体"/>
                      <w:color w:val="000000"/>
                      <w:sz w:val="28"/>
                      <w:szCs w:val="28"/>
                    </w:rPr>
                  </m:ctrlPr>
                </m:e>
              </m:nary>
              <m:sSub>
                <m:sSubPr>
                  <m:ctrlPr>
                    <w:rPr>
                      <w:rFonts w:hint="eastAsia" w:ascii="Cambria Math" w:hAnsi="Cambria Math" w:eastAsia="楷体" w:cs="楷体"/>
                      <w:color w:val="000000"/>
                      <w:sz w:val="28"/>
                      <w:szCs w:val="28"/>
                    </w:rPr>
                  </m:ctrlPr>
                </m:sSubPr>
                <m:e>
                  <m:r>
                    <m:rPr>
                      <m:sty m:val="p"/>
                    </m:rPr>
                    <w:rPr>
                      <w:rFonts w:hint="eastAsia" w:ascii="Cambria Math" w:hAnsi="Cambria Math" w:eastAsia="楷体" w:cs="楷体"/>
                      <w:color w:val="000000"/>
                      <w:sz w:val="28"/>
                      <w:szCs w:val="28"/>
                    </w:rPr>
                    <m:t>α</m:t>
                  </m:r>
                  <m:ctrlPr>
                    <w:rPr>
                      <w:rFonts w:hint="eastAsia" w:ascii="Cambria Math" w:hAnsi="Cambria Math" w:eastAsia="楷体" w:cs="楷体"/>
                      <w:color w:val="000000"/>
                      <w:sz w:val="28"/>
                      <w:szCs w:val="28"/>
                    </w:rPr>
                  </m:ctrlPr>
                </m:e>
                <m:sub>
                  <m:r>
                    <m:rPr>
                      <m:sty m:val="p"/>
                    </m:rPr>
                    <w:rPr>
                      <w:rFonts w:hint="eastAsia" w:ascii="Cambria Math" w:hAnsi="Cambria Math" w:eastAsia="楷体" w:cs="楷体"/>
                      <w:color w:val="000000"/>
                      <w:sz w:val="28"/>
                      <w:szCs w:val="28"/>
                    </w:rPr>
                    <m:t>ij</m:t>
                  </m:r>
                  <m:ctrlPr>
                    <w:rPr>
                      <w:rFonts w:hint="eastAsia" w:ascii="Cambria Math" w:hAnsi="Cambria Math" w:eastAsia="楷体" w:cs="楷体"/>
                      <w:color w:val="000000"/>
                      <w:sz w:val="28"/>
                      <w:szCs w:val="28"/>
                    </w:rPr>
                  </m:ctrlPr>
                </m:sub>
              </m:sSub>
              <m:r>
                <m:rPr>
                  <m:sty m:val="p"/>
                </m:rPr>
                <w:rPr>
                  <w:rFonts w:hint="eastAsia" w:ascii="Cambria Math" w:hAnsi="Cambria Math" w:eastAsia="楷体" w:cs="楷体"/>
                  <w:color w:val="000000"/>
                  <w:sz w:val="28"/>
                  <w:szCs w:val="28"/>
                </w:rPr>
                <m:t>W</m:t>
              </m:r>
              <m:sSub>
                <m:sSubPr>
                  <m:ctrlPr>
                    <w:rPr>
                      <w:rFonts w:hint="eastAsia" w:ascii="Cambria Math" w:hAnsi="Cambria Math" w:eastAsia="楷体" w:cs="楷体"/>
                      <w:color w:val="000000"/>
                      <w:sz w:val="28"/>
                      <w:szCs w:val="28"/>
                    </w:rPr>
                  </m:ctrlPr>
                </m:sSubPr>
                <m:e>
                  <m:r>
                    <m:rPr>
                      <m:sty m:val="p"/>
                    </m:rPr>
                    <w:rPr>
                      <w:rFonts w:hint="eastAsia" w:ascii="Cambria Math" w:hAnsi="Cambria Math" w:eastAsia="楷体" w:cs="楷体"/>
                      <w:color w:val="000000"/>
                      <w:sz w:val="28"/>
                      <w:szCs w:val="28"/>
                    </w:rPr>
                    <m:t>h</m:t>
                  </m:r>
                  <m:ctrlPr>
                    <w:rPr>
                      <w:rFonts w:hint="eastAsia" w:ascii="Cambria Math" w:hAnsi="Cambria Math" w:eastAsia="楷体" w:cs="楷体"/>
                      <w:color w:val="000000"/>
                      <w:sz w:val="28"/>
                      <w:szCs w:val="28"/>
                    </w:rPr>
                  </m:ctrlPr>
                </m:e>
                <m:sub>
                  <m:r>
                    <m:rPr>
                      <m:sty m:val="p"/>
                    </m:rPr>
                    <w:rPr>
                      <w:rFonts w:hint="eastAsia" w:ascii="Cambria Math" w:hAnsi="Cambria Math" w:eastAsia="楷体" w:cs="楷体"/>
                      <w:color w:val="000000"/>
                      <w:sz w:val="28"/>
                      <w:szCs w:val="28"/>
                    </w:rPr>
                    <m:t>j</m:t>
                  </m:r>
                  <m:ctrlPr>
                    <w:rPr>
                      <w:rFonts w:hint="eastAsia" w:ascii="Cambria Math" w:hAnsi="Cambria Math" w:eastAsia="楷体" w:cs="楷体"/>
                      <w:color w:val="000000"/>
                      <w:sz w:val="28"/>
                      <w:szCs w:val="28"/>
                    </w:rPr>
                  </m:ctrlPr>
                </m:sub>
              </m:sSub>
              <m:ctrlPr>
                <w:rPr>
                  <w:rFonts w:hint="eastAsia" w:ascii="Cambria Math" w:hAnsi="Cambria Math" w:eastAsia="楷体" w:cs="楷体"/>
                  <w:color w:val="000000"/>
                  <w:sz w:val="28"/>
                  <w:szCs w:val="28"/>
                </w:rPr>
              </m:ctrlPr>
            </m:e>
          </m:d>
        </m:oMath>
      </m:oMathPara>
    </w:p>
    <w:p w14:paraId="093C3CF5">
      <w:pPr>
        <w:ind w:firstLine="560" w:firstLineChars="200"/>
        <w:outlineLvl w:val="0"/>
        <w:rPr>
          <w:rFonts w:ascii="楷体" w:hAnsi="楷体" w:eastAsia="楷体" w:cs="楷体"/>
          <w:color w:val="000000"/>
          <w:sz w:val="28"/>
          <w:szCs w:val="28"/>
        </w:rPr>
      </w:pPr>
      <m:oMathPara>
        <m:oMath>
          <m:sSub>
            <m:sSubPr>
              <m:ctrlPr>
                <w:rPr>
                  <w:rFonts w:hint="eastAsia" w:ascii="Cambria Math" w:hAnsi="Cambria Math" w:eastAsia="楷体" w:cs="楷体"/>
                  <w:color w:val="000000"/>
                  <w:sz w:val="28"/>
                  <w:szCs w:val="28"/>
                </w:rPr>
              </m:ctrlPr>
            </m:sSubPr>
            <m:e>
              <m:r>
                <m:rPr>
                  <m:sty m:val="p"/>
                </m:rPr>
                <w:rPr>
                  <w:rFonts w:hint="eastAsia" w:ascii="Cambria Math" w:hAnsi="Cambria Math" w:eastAsia="楷体" w:cs="楷体"/>
                  <w:color w:val="000000"/>
                  <w:sz w:val="28"/>
                  <w:szCs w:val="28"/>
                </w:rPr>
                <m:t>α</m:t>
              </m:r>
              <m:ctrlPr>
                <w:rPr>
                  <w:rFonts w:hint="eastAsia" w:ascii="Cambria Math" w:hAnsi="Cambria Math" w:eastAsia="楷体" w:cs="楷体"/>
                  <w:color w:val="000000"/>
                  <w:sz w:val="28"/>
                  <w:szCs w:val="28"/>
                </w:rPr>
              </m:ctrlPr>
            </m:e>
            <m:sub>
              <m:r>
                <m:rPr>
                  <m:sty m:val="p"/>
                </m:rPr>
                <w:rPr>
                  <w:rFonts w:hint="eastAsia" w:ascii="Cambria Math" w:hAnsi="Cambria Math" w:eastAsia="楷体" w:cs="楷体"/>
                  <w:color w:val="000000"/>
                  <w:sz w:val="28"/>
                  <w:szCs w:val="28"/>
                </w:rPr>
                <m:t>ij</m:t>
              </m:r>
              <m:ctrlPr>
                <w:rPr>
                  <w:rFonts w:hint="eastAsia" w:ascii="Cambria Math" w:hAnsi="Cambria Math" w:eastAsia="楷体" w:cs="楷体"/>
                  <w:color w:val="000000"/>
                  <w:sz w:val="28"/>
                  <w:szCs w:val="28"/>
                </w:rPr>
              </m:ctrlPr>
            </m:sub>
          </m:sSub>
          <m:r>
            <m:rPr>
              <m:sty m:val="p"/>
            </m:rPr>
            <w:rPr>
              <w:rFonts w:hint="eastAsia" w:ascii="Cambria Math" w:hAnsi="Cambria Math" w:eastAsia="楷体" w:cs="楷体"/>
              <w:color w:val="000000"/>
              <w:sz w:val="28"/>
              <w:szCs w:val="28"/>
            </w:rPr>
            <m:t>=</m:t>
          </m:r>
          <m:f>
            <m:fPr>
              <m:ctrlPr>
                <w:rPr>
                  <w:rFonts w:hint="eastAsia" w:ascii="Cambria Math" w:hAnsi="Cambria Math" w:eastAsia="楷体" w:cs="楷体"/>
                  <w:color w:val="000000"/>
                  <w:sz w:val="28"/>
                  <w:szCs w:val="28"/>
                </w:rPr>
              </m:ctrlPr>
            </m:fPr>
            <m:num>
              <m:r>
                <m:rPr>
                  <m:sty m:val="p"/>
                </m:rPr>
                <w:rPr>
                  <w:rFonts w:hint="eastAsia" w:ascii="Cambria Math" w:hAnsi="Cambria Math" w:eastAsia="楷体" w:cs="楷体"/>
                  <w:color w:val="000000"/>
                  <w:sz w:val="28"/>
                  <w:szCs w:val="28"/>
                </w:rPr>
                <m:t>exp⁡(LeakyReLU(</m:t>
              </m:r>
              <m:sSup>
                <m:sSupPr>
                  <m:ctrlPr>
                    <w:rPr>
                      <w:rFonts w:hint="eastAsia" w:ascii="Cambria Math" w:hAnsi="Cambria Math" w:eastAsia="楷体" w:cs="楷体"/>
                      <w:color w:val="000000"/>
                      <w:sz w:val="28"/>
                      <w:szCs w:val="28"/>
                    </w:rPr>
                  </m:ctrlPr>
                </m:sSupPr>
                <m:e>
                  <m:r>
                    <m:rPr>
                      <m:sty m:val="p"/>
                    </m:rPr>
                    <w:rPr>
                      <w:rFonts w:hint="eastAsia" w:ascii="Cambria Math" w:hAnsi="Cambria Math" w:eastAsia="楷体" w:cs="楷体"/>
                      <w:color w:val="000000"/>
                      <w:sz w:val="28"/>
                      <w:szCs w:val="28"/>
                    </w:rPr>
                    <m:t>a</m:t>
                  </m:r>
                  <m:ctrlPr>
                    <w:rPr>
                      <w:rFonts w:hint="eastAsia" w:ascii="Cambria Math" w:hAnsi="Cambria Math" w:eastAsia="楷体" w:cs="楷体"/>
                      <w:color w:val="000000"/>
                      <w:sz w:val="28"/>
                      <w:szCs w:val="28"/>
                    </w:rPr>
                  </m:ctrlPr>
                </m:e>
                <m:sup>
                  <m:r>
                    <m:rPr>
                      <m:sty m:val="p"/>
                    </m:rPr>
                    <w:rPr>
                      <w:rFonts w:hint="eastAsia" w:ascii="Cambria Math" w:hAnsi="Cambria Math" w:eastAsia="楷体" w:cs="楷体"/>
                      <w:color w:val="000000"/>
                      <w:sz w:val="28"/>
                      <w:szCs w:val="28"/>
                    </w:rPr>
                    <m:t>T</m:t>
                  </m:r>
                  <m:ctrlPr>
                    <w:rPr>
                      <w:rFonts w:hint="eastAsia" w:ascii="Cambria Math" w:hAnsi="Cambria Math" w:eastAsia="楷体" w:cs="楷体"/>
                      <w:color w:val="000000"/>
                      <w:sz w:val="28"/>
                      <w:szCs w:val="28"/>
                    </w:rPr>
                  </m:ctrlPr>
                </m:sup>
              </m:sSup>
              <m:r>
                <m:rPr>
                  <m:sty m:val="p"/>
                </m:rPr>
                <w:rPr>
                  <w:rFonts w:hint="eastAsia" w:ascii="Cambria Math" w:hAnsi="Cambria Math" w:eastAsia="楷体" w:cs="楷体"/>
                  <w:color w:val="000000"/>
                  <w:sz w:val="28"/>
                  <w:szCs w:val="28"/>
                </w:rPr>
                <m:t>[W</m:t>
              </m:r>
              <m:sSub>
                <m:sSubPr>
                  <m:ctrlPr>
                    <w:rPr>
                      <w:rFonts w:hint="eastAsia" w:ascii="Cambria Math" w:hAnsi="Cambria Math" w:eastAsia="楷体" w:cs="楷体"/>
                      <w:color w:val="000000"/>
                      <w:sz w:val="28"/>
                      <w:szCs w:val="28"/>
                    </w:rPr>
                  </m:ctrlPr>
                </m:sSubPr>
                <m:e>
                  <m:r>
                    <m:rPr>
                      <m:sty m:val="p"/>
                    </m:rPr>
                    <w:rPr>
                      <w:rFonts w:hint="eastAsia" w:ascii="Cambria Math" w:hAnsi="Cambria Math" w:eastAsia="楷体" w:cs="楷体"/>
                      <w:color w:val="000000"/>
                      <w:sz w:val="28"/>
                      <w:szCs w:val="28"/>
                    </w:rPr>
                    <m:t>h</m:t>
                  </m:r>
                  <m:ctrlPr>
                    <w:rPr>
                      <w:rFonts w:hint="eastAsia" w:ascii="Cambria Math" w:hAnsi="Cambria Math" w:eastAsia="楷体" w:cs="楷体"/>
                      <w:color w:val="000000"/>
                      <w:sz w:val="28"/>
                      <w:szCs w:val="28"/>
                    </w:rPr>
                  </m:ctrlPr>
                </m:e>
                <m:sub>
                  <m:r>
                    <m:rPr>
                      <m:sty m:val="p"/>
                    </m:rPr>
                    <w:rPr>
                      <w:rFonts w:hint="eastAsia" w:ascii="Cambria Math" w:hAnsi="Cambria Math" w:eastAsia="楷体" w:cs="楷体"/>
                      <w:color w:val="000000"/>
                      <w:sz w:val="28"/>
                      <w:szCs w:val="28"/>
                    </w:rPr>
                    <m:t>i</m:t>
                  </m:r>
                  <m:ctrlPr>
                    <w:rPr>
                      <w:rFonts w:hint="eastAsia" w:ascii="Cambria Math" w:hAnsi="Cambria Math" w:eastAsia="楷体" w:cs="楷体"/>
                      <w:color w:val="000000"/>
                      <w:sz w:val="28"/>
                      <w:szCs w:val="28"/>
                    </w:rPr>
                  </m:ctrlPr>
                </m:sub>
              </m:sSub>
              <m:r>
                <m:rPr>
                  <m:sty m:val="p"/>
                </m:rPr>
                <w:rPr>
                  <w:rFonts w:hint="eastAsia" w:ascii="Cambria Math" w:hAnsi="Cambria Math" w:eastAsia="楷体" w:cs="楷体"/>
                  <w:color w:val="000000"/>
                  <w:sz w:val="28"/>
                  <w:szCs w:val="28"/>
                </w:rPr>
                <m:t>||W</m:t>
              </m:r>
              <m:sSub>
                <m:sSubPr>
                  <m:ctrlPr>
                    <w:rPr>
                      <w:rFonts w:hint="eastAsia" w:ascii="Cambria Math" w:hAnsi="Cambria Math" w:eastAsia="楷体" w:cs="楷体"/>
                      <w:color w:val="000000"/>
                      <w:sz w:val="28"/>
                      <w:szCs w:val="28"/>
                    </w:rPr>
                  </m:ctrlPr>
                </m:sSubPr>
                <m:e>
                  <m:r>
                    <m:rPr>
                      <m:sty m:val="p"/>
                    </m:rPr>
                    <w:rPr>
                      <w:rFonts w:hint="eastAsia" w:ascii="Cambria Math" w:hAnsi="Cambria Math" w:eastAsia="楷体" w:cs="楷体"/>
                      <w:color w:val="000000"/>
                      <w:sz w:val="28"/>
                      <w:szCs w:val="28"/>
                    </w:rPr>
                    <m:t>h</m:t>
                  </m:r>
                  <m:ctrlPr>
                    <w:rPr>
                      <w:rFonts w:hint="eastAsia" w:ascii="Cambria Math" w:hAnsi="Cambria Math" w:eastAsia="楷体" w:cs="楷体"/>
                      <w:color w:val="000000"/>
                      <w:sz w:val="28"/>
                      <w:szCs w:val="28"/>
                    </w:rPr>
                  </m:ctrlPr>
                </m:e>
                <m:sub>
                  <m:r>
                    <m:rPr>
                      <m:sty m:val="p"/>
                    </m:rPr>
                    <w:rPr>
                      <w:rFonts w:hint="eastAsia" w:ascii="Cambria Math" w:hAnsi="Cambria Math" w:eastAsia="楷体" w:cs="楷体"/>
                      <w:color w:val="000000"/>
                      <w:sz w:val="28"/>
                      <w:szCs w:val="28"/>
                    </w:rPr>
                    <m:t>j</m:t>
                  </m:r>
                  <m:ctrlPr>
                    <w:rPr>
                      <w:rFonts w:hint="eastAsia" w:ascii="Cambria Math" w:hAnsi="Cambria Math" w:eastAsia="楷体" w:cs="楷体"/>
                      <w:color w:val="000000"/>
                      <w:sz w:val="28"/>
                      <w:szCs w:val="28"/>
                    </w:rPr>
                  </m:ctrlPr>
                </m:sub>
              </m:sSub>
              <m:r>
                <m:rPr>
                  <m:sty m:val="p"/>
                </m:rPr>
                <w:rPr>
                  <w:rFonts w:hint="eastAsia" w:ascii="Cambria Math" w:hAnsi="Cambria Math" w:eastAsia="楷体" w:cs="楷体"/>
                  <w:color w:val="000000"/>
                  <w:sz w:val="28"/>
                  <w:szCs w:val="28"/>
                </w:rPr>
                <m:t>]))</m:t>
              </m:r>
              <m:ctrlPr>
                <w:rPr>
                  <w:rFonts w:hint="eastAsia" w:ascii="Cambria Math" w:hAnsi="Cambria Math" w:eastAsia="楷体" w:cs="楷体"/>
                  <w:color w:val="000000"/>
                  <w:sz w:val="28"/>
                  <w:szCs w:val="28"/>
                </w:rPr>
              </m:ctrlPr>
            </m:num>
            <m:den>
              <m:nary>
                <m:naryPr>
                  <m:chr m:val="∑"/>
                  <m:grow m:val="1"/>
                  <m:limLoc m:val="undOvr"/>
                  <m:supHide m:val="1"/>
                  <m:ctrlPr>
                    <w:rPr>
                      <w:rFonts w:hint="eastAsia" w:ascii="Cambria Math" w:hAnsi="Cambria Math" w:eastAsia="楷体" w:cs="楷体"/>
                      <w:color w:val="000000"/>
                      <w:sz w:val="28"/>
                      <w:szCs w:val="28"/>
                    </w:rPr>
                  </m:ctrlPr>
                </m:naryPr>
                <m:sub>
                  <m:r>
                    <m:rPr>
                      <m:sty m:val="p"/>
                    </m:rPr>
                    <w:rPr>
                      <w:rFonts w:hint="eastAsia" w:ascii="Cambria Math" w:hAnsi="Cambria Math" w:eastAsia="楷体" w:cs="楷体"/>
                      <w:color w:val="000000"/>
                      <w:sz w:val="28"/>
                      <w:szCs w:val="28"/>
                    </w:rPr>
                    <m:t>k∈</m:t>
                  </m:r>
                  <m:r>
                    <m:rPr>
                      <m:sty m:val="p"/>
                      <m:scr m:val="script"/>
                    </m:rPr>
                    <w:rPr>
                      <w:rFonts w:hint="eastAsia" w:ascii="Cambria Math" w:hAnsi="Cambria Math" w:eastAsia="MS Mincho" w:cs="MS Mincho"/>
                      <w:color w:val="000000"/>
                      <w:sz w:val="28"/>
                      <w:szCs w:val="28"/>
                    </w:rPr>
                    <m:t>N</m:t>
                  </m:r>
                  <m:r>
                    <m:rPr>
                      <m:sty m:val="p"/>
                    </m:rPr>
                    <w:rPr>
                      <w:rFonts w:hint="eastAsia" w:ascii="Cambria Math" w:hAnsi="Cambria Math" w:eastAsia="MS Mincho" w:cs="MS Mincho"/>
                      <w:color w:val="000000"/>
                      <w:sz w:val="28"/>
                      <w:szCs w:val="28"/>
                    </w:rPr>
                    <m:t>(</m:t>
                  </m:r>
                  <m:r>
                    <m:rPr>
                      <m:sty m:val="p"/>
                    </m:rPr>
                    <w:rPr>
                      <w:rFonts w:hint="eastAsia" w:ascii="Cambria Math" w:hAnsi="Cambria Math" w:eastAsia="楷体" w:cs="楷体"/>
                      <w:color w:val="000000"/>
                      <w:sz w:val="28"/>
                      <w:szCs w:val="28"/>
                    </w:rPr>
                    <m:t>i)</m:t>
                  </m:r>
                  <m:ctrlPr>
                    <w:rPr>
                      <w:rFonts w:hint="eastAsia" w:ascii="Cambria Math" w:hAnsi="Cambria Math" w:eastAsia="楷体" w:cs="楷体"/>
                      <w:color w:val="000000"/>
                      <w:sz w:val="28"/>
                      <w:szCs w:val="28"/>
                    </w:rPr>
                  </m:ctrlPr>
                </m:sub>
                <m:sup>
                  <m:ctrlPr>
                    <w:rPr>
                      <w:rFonts w:hint="eastAsia" w:ascii="Cambria Math" w:hAnsi="Cambria Math" w:eastAsia="楷体" w:cs="楷体"/>
                      <w:color w:val="000000"/>
                      <w:sz w:val="28"/>
                      <w:szCs w:val="28"/>
                    </w:rPr>
                  </m:ctrlPr>
                </m:sup>
                <m:e>
                  <m:r>
                    <m:rPr>
                      <m:sty m:val="p"/>
                    </m:rPr>
                    <w:rPr>
                      <w:rFonts w:hint="eastAsia" w:ascii="Cambria Math" w:hAnsi="Cambria Math" w:eastAsia="楷体" w:cs="楷体"/>
                      <w:color w:val="000000"/>
                      <w:sz w:val="28"/>
                      <w:szCs w:val="28"/>
                    </w:rPr>
                    <m:t> </m:t>
                  </m:r>
                  <m:ctrlPr>
                    <w:rPr>
                      <w:rFonts w:hint="eastAsia" w:ascii="Cambria Math" w:hAnsi="Cambria Math" w:eastAsia="楷体" w:cs="楷体"/>
                      <w:color w:val="000000"/>
                      <w:sz w:val="28"/>
                      <w:szCs w:val="28"/>
                    </w:rPr>
                  </m:ctrlPr>
                </m:e>
              </m:nary>
              <m:r>
                <m:rPr>
                  <m:sty m:val="p"/>
                </m:rPr>
                <w:rPr>
                  <w:rFonts w:hint="eastAsia" w:ascii="Cambria Math" w:hAnsi="Cambria Math" w:eastAsia="楷体" w:cs="楷体"/>
                  <w:color w:val="000000"/>
                  <w:sz w:val="28"/>
                  <w:szCs w:val="28"/>
                </w:rPr>
                <m:t>exp⁡(LeakyReLU(</m:t>
              </m:r>
              <m:sSup>
                <m:sSupPr>
                  <m:ctrlPr>
                    <w:rPr>
                      <w:rFonts w:hint="eastAsia" w:ascii="Cambria Math" w:hAnsi="Cambria Math" w:eastAsia="楷体" w:cs="楷体"/>
                      <w:color w:val="000000"/>
                      <w:sz w:val="28"/>
                      <w:szCs w:val="28"/>
                    </w:rPr>
                  </m:ctrlPr>
                </m:sSupPr>
                <m:e>
                  <m:r>
                    <m:rPr>
                      <m:sty m:val="p"/>
                    </m:rPr>
                    <w:rPr>
                      <w:rFonts w:hint="eastAsia" w:ascii="Cambria Math" w:hAnsi="Cambria Math" w:eastAsia="楷体" w:cs="楷体"/>
                      <w:color w:val="000000"/>
                      <w:sz w:val="28"/>
                      <w:szCs w:val="28"/>
                    </w:rPr>
                    <m:t>a</m:t>
                  </m:r>
                  <m:ctrlPr>
                    <w:rPr>
                      <w:rFonts w:hint="eastAsia" w:ascii="Cambria Math" w:hAnsi="Cambria Math" w:eastAsia="楷体" w:cs="楷体"/>
                      <w:color w:val="000000"/>
                      <w:sz w:val="28"/>
                      <w:szCs w:val="28"/>
                    </w:rPr>
                  </m:ctrlPr>
                </m:e>
                <m:sup>
                  <m:r>
                    <m:rPr>
                      <m:sty m:val="p"/>
                    </m:rPr>
                    <w:rPr>
                      <w:rFonts w:hint="eastAsia" w:ascii="Cambria Math" w:hAnsi="Cambria Math" w:eastAsia="楷体" w:cs="楷体"/>
                      <w:color w:val="000000"/>
                      <w:sz w:val="28"/>
                      <w:szCs w:val="28"/>
                    </w:rPr>
                    <m:t>T</m:t>
                  </m:r>
                  <m:ctrlPr>
                    <w:rPr>
                      <w:rFonts w:hint="eastAsia" w:ascii="Cambria Math" w:hAnsi="Cambria Math" w:eastAsia="楷体" w:cs="楷体"/>
                      <w:color w:val="000000"/>
                      <w:sz w:val="28"/>
                      <w:szCs w:val="28"/>
                    </w:rPr>
                  </m:ctrlPr>
                </m:sup>
              </m:sSup>
              <m:r>
                <m:rPr>
                  <m:sty m:val="p"/>
                </m:rPr>
                <w:rPr>
                  <w:rFonts w:hint="eastAsia" w:ascii="Cambria Math" w:hAnsi="Cambria Math" w:eastAsia="楷体" w:cs="楷体"/>
                  <w:color w:val="000000"/>
                  <w:sz w:val="28"/>
                  <w:szCs w:val="28"/>
                </w:rPr>
                <m:t>[W</m:t>
              </m:r>
              <m:sSub>
                <m:sSubPr>
                  <m:ctrlPr>
                    <w:rPr>
                      <w:rFonts w:hint="eastAsia" w:ascii="Cambria Math" w:hAnsi="Cambria Math" w:eastAsia="楷体" w:cs="楷体"/>
                      <w:color w:val="000000"/>
                      <w:sz w:val="28"/>
                      <w:szCs w:val="28"/>
                    </w:rPr>
                  </m:ctrlPr>
                </m:sSubPr>
                <m:e>
                  <m:r>
                    <m:rPr>
                      <m:sty m:val="p"/>
                    </m:rPr>
                    <w:rPr>
                      <w:rFonts w:hint="eastAsia" w:ascii="Cambria Math" w:hAnsi="Cambria Math" w:eastAsia="楷体" w:cs="楷体"/>
                      <w:color w:val="000000"/>
                      <w:sz w:val="28"/>
                      <w:szCs w:val="28"/>
                    </w:rPr>
                    <m:t>h</m:t>
                  </m:r>
                  <m:ctrlPr>
                    <w:rPr>
                      <w:rFonts w:hint="eastAsia" w:ascii="Cambria Math" w:hAnsi="Cambria Math" w:eastAsia="楷体" w:cs="楷体"/>
                      <w:color w:val="000000"/>
                      <w:sz w:val="28"/>
                      <w:szCs w:val="28"/>
                    </w:rPr>
                  </m:ctrlPr>
                </m:e>
                <m:sub>
                  <m:r>
                    <m:rPr>
                      <m:sty m:val="p"/>
                    </m:rPr>
                    <w:rPr>
                      <w:rFonts w:hint="eastAsia" w:ascii="Cambria Math" w:hAnsi="Cambria Math" w:eastAsia="楷体" w:cs="楷体"/>
                      <w:color w:val="000000"/>
                      <w:sz w:val="28"/>
                      <w:szCs w:val="28"/>
                    </w:rPr>
                    <m:t>i</m:t>
                  </m:r>
                  <m:ctrlPr>
                    <w:rPr>
                      <w:rFonts w:hint="eastAsia" w:ascii="Cambria Math" w:hAnsi="Cambria Math" w:eastAsia="楷体" w:cs="楷体"/>
                      <w:color w:val="000000"/>
                      <w:sz w:val="28"/>
                      <w:szCs w:val="28"/>
                    </w:rPr>
                  </m:ctrlPr>
                </m:sub>
              </m:sSub>
              <m:r>
                <m:rPr>
                  <m:sty m:val="p"/>
                </m:rPr>
                <w:rPr>
                  <w:rFonts w:hint="eastAsia" w:ascii="Cambria Math" w:hAnsi="Cambria Math" w:eastAsia="楷体" w:cs="楷体"/>
                  <w:color w:val="000000"/>
                  <w:sz w:val="28"/>
                  <w:szCs w:val="28"/>
                </w:rPr>
                <m:t>||W</m:t>
              </m:r>
              <m:sSub>
                <m:sSubPr>
                  <m:ctrlPr>
                    <w:rPr>
                      <w:rFonts w:hint="eastAsia" w:ascii="Cambria Math" w:hAnsi="Cambria Math" w:eastAsia="楷体" w:cs="楷体"/>
                      <w:color w:val="000000"/>
                      <w:sz w:val="28"/>
                      <w:szCs w:val="28"/>
                    </w:rPr>
                  </m:ctrlPr>
                </m:sSubPr>
                <m:e>
                  <m:r>
                    <m:rPr>
                      <m:sty m:val="p"/>
                    </m:rPr>
                    <w:rPr>
                      <w:rFonts w:hint="eastAsia" w:ascii="Cambria Math" w:hAnsi="Cambria Math" w:eastAsia="楷体" w:cs="楷体"/>
                      <w:color w:val="000000"/>
                      <w:sz w:val="28"/>
                      <w:szCs w:val="28"/>
                    </w:rPr>
                    <m:t>h</m:t>
                  </m:r>
                  <m:ctrlPr>
                    <w:rPr>
                      <w:rFonts w:hint="eastAsia" w:ascii="Cambria Math" w:hAnsi="Cambria Math" w:eastAsia="楷体" w:cs="楷体"/>
                      <w:color w:val="000000"/>
                      <w:sz w:val="28"/>
                      <w:szCs w:val="28"/>
                    </w:rPr>
                  </m:ctrlPr>
                </m:e>
                <m:sub>
                  <m:r>
                    <m:rPr>
                      <m:sty m:val="p"/>
                    </m:rPr>
                    <w:rPr>
                      <w:rFonts w:hint="eastAsia" w:ascii="Cambria Math" w:hAnsi="Cambria Math" w:eastAsia="楷体" w:cs="楷体"/>
                      <w:color w:val="000000"/>
                      <w:sz w:val="28"/>
                      <w:szCs w:val="28"/>
                    </w:rPr>
                    <m:t>k</m:t>
                  </m:r>
                  <m:ctrlPr>
                    <w:rPr>
                      <w:rFonts w:hint="eastAsia" w:ascii="Cambria Math" w:hAnsi="Cambria Math" w:eastAsia="楷体" w:cs="楷体"/>
                      <w:color w:val="000000"/>
                      <w:sz w:val="28"/>
                      <w:szCs w:val="28"/>
                    </w:rPr>
                  </m:ctrlPr>
                </m:sub>
              </m:sSub>
              <m:r>
                <m:rPr>
                  <m:sty m:val="p"/>
                </m:rPr>
                <w:rPr>
                  <w:rFonts w:hint="eastAsia" w:ascii="Cambria Math" w:hAnsi="Cambria Math" w:eastAsia="楷体" w:cs="楷体"/>
                  <w:color w:val="000000"/>
                  <w:sz w:val="28"/>
                  <w:szCs w:val="28"/>
                </w:rPr>
                <m:t>]))</m:t>
              </m:r>
              <m:ctrlPr>
                <w:rPr>
                  <w:rFonts w:hint="eastAsia" w:ascii="Cambria Math" w:hAnsi="Cambria Math" w:eastAsia="楷体" w:cs="楷体"/>
                  <w:color w:val="000000"/>
                  <w:sz w:val="28"/>
                  <w:szCs w:val="28"/>
                </w:rPr>
              </m:ctrlPr>
            </m:den>
          </m:f>
        </m:oMath>
      </m:oMathPara>
    </w:p>
    <w:p w14:paraId="66FB423E">
      <w:pPr>
        <w:ind w:firstLine="560" w:firstLineChars="200"/>
        <w:outlineLvl w:val="0"/>
        <w:rPr>
          <w:rFonts w:ascii="楷体" w:hAnsi="楷体" w:eastAsia="楷体" w:cs="楷体"/>
          <w:color w:val="000000"/>
          <w:sz w:val="28"/>
          <w:szCs w:val="28"/>
        </w:rPr>
      </w:pPr>
      <w:r>
        <w:rPr>
          <w:rFonts w:hint="eastAsia" w:ascii="楷体" w:hAnsi="楷体" w:eastAsia="楷体" w:cs="楷体"/>
          <w:color w:val="000000"/>
          <w:sz w:val="28"/>
          <w:szCs w:val="28"/>
        </w:rPr>
        <w:t>其中，权重</w:t>
      </w:r>
      <m:oMath>
        <m:sSub>
          <m:sSubPr>
            <m:ctrlPr>
              <w:rPr>
                <w:rFonts w:hint="eastAsia" w:ascii="Cambria Math" w:hAnsi="Cambria Math" w:eastAsia="楷体" w:cs="楷体"/>
                <w:color w:val="000000"/>
                <w:sz w:val="28"/>
                <w:szCs w:val="28"/>
              </w:rPr>
            </m:ctrlPr>
          </m:sSubPr>
          <m:e>
            <m:r>
              <m:rPr>
                <m:sty m:val="p"/>
              </m:rPr>
              <w:rPr>
                <w:rFonts w:hint="eastAsia" w:ascii="Cambria Math" w:hAnsi="Cambria Math" w:eastAsia="楷体" w:cs="楷体"/>
                <w:color w:val="000000"/>
                <w:sz w:val="28"/>
                <w:szCs w:val="28"/>
              </w:rPr>
              <m:t>α</m:t>
            </m:r>
            <m:ctrlPr>
              <w:rPr>
                <w:rFonts w:hint="eastAsia" w:ascii="Cambria Math" w:hAnsi="Cambria Math" w:eastAsia="楷体" w:cs="楷体"/>
                <w:color w:val="000000"/>
                <w:sz w:val="28"/>
                <w:szCs w:val="28"/>
              </w:rPr>
            </m:ctrlPr>
          </m:e>
          <m:sub>
            <m:r>
              <m:rPr>
                <m:sty m:val="p"/>
              </m:rPr>
              <w:rPr>
                <w:rFonts w:hint="eastAsia" w:ascii="Cambria Math" w:hAnsi="Cambria Math" w:eastAsia="楷体" w:cs="楷体"/>
                <w:color w:val="000000"/>
                <w:sz w:val="28"/>
                <w:szCs w:val="28"/>
              </w:rPr>
              <m:t>ij</m:t>
            </m:r>
            <m:ctrlPr>
              <w:rPr>
                <w:rFonts w:hint="eastAsia" w:ascii="Cambria Math" w:hAnsi="Cambria Math" w:eastAsia="楷体" w:cs="楷体"/>
                <w:color w:val="000000"/>
                <w:sz w:val="28"/>
                <w:szCs w:val="28"/>
              </w:rPr>
            </m:ctrlPr>
          </m:sub>
        </m:sSub>
      </m:oMath>
      <w:r>
        <w:rPr>
          <w:rFonts w:hint="eastAsia" w:ascii="楷体" w:hAnsi="楷体" w:eastAsia="楷体" w:cs="楷体"/>
          <w:color w:val="000000"/>
          <w:sz w:val="28"/>
          <w:szCs w:val="28"/>
        </w:rPr>
        <w:t>表示节点</w:t>
      </w:r>
      <m:oMath>
        <m:r>
          <m:rPr/>
          <w:rPr>
            <w:rFonts w:hint="eastAsia" w:ascii="Cambria Math" w:hAnsi="Cambria Math" w:eastAsia="楷体" w:cs="楷体"/>
            <w:color w:val="000000"/>
            <w:sz w:val="28"/>
            <w:szCs w:val="28"/>
          </w:rPr>
          <m:t>j</m:t>
        </m:r>
      </m:oMath>
      <w:r>
        <w:rPr>
          <w:rFonts w:hint="eastAsia" w:ascii="楷体" w:hAnsi="楷体" w:eastAsia="楷体" w:cs="楷体"/>
          <w:color w:val="000000"/>
          <w:sz w:val="28"/>
          <w:szCs w:val="28"/>
        </w:rPr>
        <w:t>对节点</w:t>
      </w:r>
      <m:oMath>
        <m:r>
          <m:rPr/>
          <w:rPr>
            <w:rFonts w:ascii="Cambria Math" w:hAnsi="Cambria Math" w:eastAsia="楷体" w:cs="楷体"/>
            <w:color w:val="000000"/>
            <w:sz w:val="28"/>
            <w:szCs w:val="28"/>
          </w:rPr>
          <m:t>i</m:t>
        </m:r>
      </m:oMath>
      <w:r>
        <w:rPr>
          <w:rFonts w:hint="eastAsia" w:ascii="楷体" w:hAnsi="楷体" w:eastAsia="楷体" w:cs="楷体"/>
          <w:color w:val="000000"/>
          <w:sz w:val="28"/>
          <w:szCs w:val="28"/>
        </w:rPr>
        <w:t>的影响力，</w:t>
      </w:r>
      <m:oMath>
        <m:sSub>
          <m:sSubPr>
            <m:ctrlPr>
              <w:rPr>
                <w:rFonts w:hint="eastAsia" w:ascii="Cambria Math" w:hAnsi="Cambria Math" w:eastAsia="楷体" w:cs="楷体"/>
                <w:color w:val="000000"/>
                <w:sz w:val="28"/>
                <w:szCs w:val="28"/>
              </w:rPr>
            </m:ctrlPr>
          </m:sSubPr>
          <m:e>
            <m:r>
              <m:rPr>
                <m:sty m:val="p"/>
              </m:rPr>
              <w:rPr>
                <w:rFonts w:hint="eastAsia" w:ascii="Cambria Math" w:hAnsi="Cambria Math" w:eastAsia="楷体" w:cs="楷体"/>
                <w:color w:val="000000"/>
                <w:sz w:val="28"/>
                <w:szCs w:val="28"/>
              </w:rPr>
              <m:t>h</m:t>
            </m:r>
            <m:ctrlPr>
              <w:rPr>
                <w:rFonts w:hint="eastAsia" w:ascii="Cambria Math" w:hAnsi="Cambria Math" w:eastAsia="楷体" w:cs="楷体"/>
                <w:color w:val="000000"/>
                <w:sz w:val="28"/>
                <w:szCs w:val="28"/>
              </w:rPr>
            </m:ctrlPr>
          </m:e>
          <m:sub>
            <m:r>
              <m:rPr>
                <m:sty m:val="p"/>
              </m:rPr>
              <w:rPr>
                <w:rFonts w:hint="eastAsia" w:ascii="Cambria Math" w:hAnsi="Cambria Math" w:eastAsia="楷体" w:cs="楷体"/>
                <w:color w:val="000000"/>
                <w:sz w:val="28"/>
                <w:szCs w:val="28"/>
              </w:rPr>
              <m:t>i</m:t>
            </m:r>
            <m:ctrlPr>
              <w:rPr>
                <w:rFonts w:hint="eastAsia" w:ascii="Cambria Math" w:hAnsi="Cambria Math" w:eastAsia="楷体" w:cs="楷体"/>
                <w:color w:val="000000"/>
                <w:sz w:val="28"/>
                <w:szCs w:val="28"/>
              </w:rPr>
            </m:ctrlPr>
          </m:sub>
        </m:sSub>
      </m:oMath>
      <w:r>
        <w:rPr>
          <w:rFonts w:hint="eastAsia" w:ascii="楷体" w:hAnsi="楷体" w:eastAsia="楷体" w:cs="楷体"/>
          <w:color w:val="000000"/>
          <w:sz w:val="28"/>
          <w:szCs w:val="28"/>
        </w:rPr>
        <w:t>是节点i的输入特征向量，</w:t>
      </w:r>
      <m:oMath>
        <m:r>
          <m:rPr>
            <m:sty m:val="p"/>
          </m:rPr>
          <w:rPr>
            <w:rFonts w:hint="eastAsia" w:ascii="Cambria Math" w:hAnsi="Cambria Math" w:eastAsia="楷体" w:cs="楷体"/>
            <w:color w:val="000000"/>
            <w:sz w:val="28"/>
            <w:szCs w:val="28"/>
          </w:rPr>
          <m:t>W</m:t>
        </m:r>
      </m:oMath>
      <w:r>
        <w:rPr>
          <w:rFonts w:hint="eastAsia" w:ascii="楷体" w:hAnsi="楷体" w:eastAsia="楷体" w:cs="楷体"/>
          <w:color w:val="000000"/>
          <w:sz w:val="28"/>
          <w:szCs w:val="28"/>
        </w:rPr>
        <w:t>是可学习的线性变换矩阵，用于特征映射，</w:t>
      </w:r>
      <m:oMath>
        <m:r>
          <m:rPr>
            <m:sty m:val="p"/>
          </m:rPr>
          <w:rPr>
            <w:rFonts w:hint="eastAsia" w:ascii="Cambria Math" w:hAnsi="Cambria Math" w:eastAsia="楷体" w:cs="楷体"/>
            <w:color w:val="000000"/>
            <w:sz w:val="28"/>
            <w:szCs w:val="28"/>
          </w:rPr>
          <m:t>a</m:t>
        </m:r>
      </m:oMath>
      <w:r>
        <w:rPr>
          <w:rFonts w:hint="eastAsia" w:ascii="楷体" w:hAnsi="楷体" w:eastAsia="楷体" w:cs="楷体"/>
          <w:color w:val="000000"/>
          <w:sz w:val="28"/>
          <w:szCs w:val="28"/>
        </w:rPr>
        <w:t>是可学习的注意力权重向量，</w:t>
      </w:r>
      <m:oMath>
        <m:r>
          <m:rPr>
            <m:sty m:val="p"/>
            <m:scr m:val="script"/>
          </m:rPr>
          <w:rPr>
            <w:rFonts w:hint="eastAsia" w:ascii="Cambria Math" w:hAnsi="Cambria Math" w:eastAsia="MS Mincho" w:cs="MS Mincho"/>
            <w:color w:val="000000"/>
            <w:sz w:val="28"/>
            <w:szCs w:val="28"/>
          </w:rPr>
          <m:t>N</m:t>
        </m:r>
        <m:r>
          <m:rPr>
            <m:sty m:val="p"/>
          </m:rPr>
          <w:rPr>
            <w:rFonts w:hint="eastAsia" w:ascii="Cambria Math" w:hAnsi="Cambria Math" w:eastAsia="MS Mincho" w:cs="MS Mincho"/>
            <w:color w:val="000000"/>
            <w:sz w:val="28"/>
            <w:szCs w:val="28"/>
          </w:rPr>
          <m:t>(</m:t>
        </m:r>
        <m:r>
          <m:rPr>
            <m:sty m:val="p"/>
          </m:rPr>
          <w:rPr>
            <w:rFonts w:hint="eastAsia" w:ascii="Cambria Math" w:hAnsi="Cambria Math" w:eastAsia="楷体" w:cs="楷体"/>
            <w:color w:val="000000"/>
            <w:sz w:val="28"/>
            <w:szCs w:val="28"/>
          </w:rPr>
          <m:t>i)</m:t>
        </m:r>
      </m:oMath>
      <w:r>
        <w:rPr>
          <w:rFonts w:hint="eastAsia" w:ascii="楷体" w:hAnsi="楷体" w:eastAsia="楷体" w:cs="楷体"/>
          <w:color w:val="000000"/>
          <w:sz w:val="28"/>
          <w:szCs w:val="28"/>
        </w:rPr>
        <w:t>是节点的邻居集合，</w:t>
      </w:r>
      <m:oMath>
        <m:r>
          <m:rPr>
            <m:sty m:val="p"/>
          </m:rPr>
          <w:rPr>
            <w:rFonts w:hint="eastAsia" w:ascii="Cambria Math" w:hAnsi="Cambria Math" w:eastAsia="楷体" w:cs="楷体"/>
            <w:color w:val="000000"/>
            <w:sz w:val="28"/>
            <w:szCs w:val="28"/>
          </w:rPr>
          <m:t>σ</m:t>
        </m:r>
      </m:oMath>
      <w:r>
        <w:rPr>
          <w:rFonts w:hint="eastAsia" w:ascii="楷体" w:hAnsi="楷体" w:eastAsia="楷体" w:cs="楷体"/>
          <w:color w:val="000000"/>
          <w:sz w:val="28"/>
          <w:szCs w:val="28"/>
        </w:rPr>
        <w:t>是非线性激活函数,</w:t>
      </w:r>
      <m:oMath>
        <m:r>
          <m:rPr>
            <m:sty m:val="p"/>
          </m:rPr>
          <w:rPr>
            <w:rFonts w:hint="eastAsia" w:ascii="Cambria Math" w:hAnsi="Cambria Math" w:eastAsia="楷体" w:cs="楷体"/>
            <w:color w:val="000000"/>
            <w:sz w:val="28"/>
            <w:szCs w:val="28"/>
          </w:rPr>
          <m:t xml:space="preserve"> LeakyReLU</m:t>
        </m:r>
      </m:oMath>
      <w:r>
        <w:rPr>
          <w:rFonts w:hint="eastAsia" w:ascii="楷体" w:hAnsi="楷体" w:eastAsia="楷体" w:cs="楷体"/>
          <w:color w:val="000000"/>
          <w:sz w:val="28"/>
          <w:szCs w:val="28"/>
        </w:rPr>
        <w:t>是分段线性激活函数；</w:t>
      </w:r>
    </w:p>
    <w:p w14:paraId="50292A0D">
      <w:pPr>
        <w:ind w:firstLine="560" w:firstLineChars="200"/>
        <w:outlineLvl w:val="0"/>
        <w:rPr>
          <w:rFonts w:ascii="楷体" w:hAnsi="楷体" w:eastAsia="楷体" w:cs="楷体"/>
          <w:color w:val="000000"/>
          <w:sz w:val="28"/>
          <w:szCs w:val="28"/>
        </w:rPr>
      </w:pPr>
      <w:r>
        <w:rPr>
          <w:rFonts w:hint="eastAsia" w:ascii="楷体" w:hAnsi="楷体" w:eastAsia="楷体" w:cs="楷体"/>
          <w:color w:val="000000"/>
          <w:sz w:val="28"/>
          <w:szCs w:val="28"/>
        </w:rPr>
        <w:t>步骤5.5，将输入的导联特征</w:t>
      </w:r>
      <m:oMath>
        <m:r>
          <m:rPr>
            <m:sty m:val="p"/>
          </m:rPr>
          <w:rPr>
            <w:rFonts w:hint="eastAsia" w:ascii="Cambria Math" w:hAnsi="Cambria Math" w:eastAsia="楷体" w:cs="楷体"/>
            <w:color w:val="000000"/>
            <w:sz w:val="28"/>
            <w:szCs w:val="28"/>
          </w:rPr>
          <m:t>X</m:t>
        </m:r>
      </m:oMath>
      <w:r>
        <w:rPr>
          <w:rFonts w:hint="eastAsia" w:ascii="楷体" w:hAnsi="楷体" w:eastAsia="楷体" w:cs="楷体"/>
          <w:color w:val="000000"/>
          <w:sz w:val="28"/>
          <w:szCs w:val="28"/>
        </w:rPr>
        <w:t>通过线性投影映射到隐藏维度，并与相对位置编码相加，随后经过层归一化和Dropout处理，多头注意力机制将不同头的注意力结果拼接后通过线性变换输出；</w:t>
      </w:r>
    </w:p>
    <w:p w14:paraId="563F1348">
      <w:pPr>
        <w:ind w:firstLine="560" w:firstLineChars="200"/>
        <w:outlineLvl w:val="0"/>
        <w:rPr>
          <w:rFonts w:ascii="楷体" w:hAnsi="楷体" w:eastAsia="楷体" w:cs="楷体"/>
          <w:color w:val="000000"/>
          <w:sz w:val="28"/>
          <w:szCs w:val="28"/>
        </w:rPr>
      </w:pPr>
      <w:r>
        <w:rPr>
          <w:rFonts w:hint="eastAsia" w:ascii="楷体" w:hAnsi="楷体" w:eastAsia="楷体" w:cs="楷体"/>
          <w:color w:val="000000"/>
          <w:sz w:val="28"/>
          <w:szCs w:val="28"/>
        </w:rPr>
        <w:t>步骤5.6，将全局表示特征、聚合特征、线性变换输出的特征和编码后的导联特征输入多分支分类结构得到预测值；</w:t>
      </w:r>
    </w:p>
    <w:p w14:paraId="4CD393D6">
      <w:pPr>
        <w:ind w:firstLine="560" w:firstLineChars="200"/>
        <w:outlineLvl w:val="0"/>
        <w:rPr>
          <w:rFonts w:ascii="楷体" w:hAnsi="楷体" w:eastAsia="楷体" w:cs="楷体"/>
          <w:color w:val="000000"/>
          <w:sz w:val="28"/>
          <w:szCs w:val="28"/>
        </w:rPr>
      </w:pPr>
      <w:r>
        <w:rPr>
          <w:rFonts w:hint="eastAsia" w:ascii="楷体" w:hAnsi="楷体" w:eastAsia="楷体" w:cs="楷体"/>
          <w:color w:val="000000"/>
          <w:sz w:val="28"/>
          <w:szCs w:val="28"/>
        </w:rPr>
        <w:t>步骤5.7，将预测值和真实值代入加权二分类交叉熵损失函数进行反向传播更新图时空交叉注意力网络的网络参数；</w:t>
      </w:r>
    </w:p>
    <w:p w14:paraId="263EF40A">
      <w:pPr>
        <w:ind w:firstLine="560" w:firstLineChars="200"/>
        <w:outlineLvl w:val="0"/>
      </w:pPr>
      <w:r>
        <w:rPr>
          <w:rFonts w:hint="eastAsia" w:ascii="楷体" w:hAnsi="楷体" w:eastAsia="楷体" w:cs="楷体"/>
          <w:color w:val="000000"/>
          <w:sz w:val="28"/>
          <w:szCs w:val="28"/>
        </w:rPr>
        <w:t>步骤5.8，结合训练好的图时空交叉注意力网络、训练好的骨干网络和多分支分类结构形成目标模型。</w:t>
      </w:r>
    </w:p>
    <w:sectPr>
      <w:headerReference r:id="rId3" w:type="default"/>
      <w:footerReference r:id="rId4" w:type="default"/>
      <w:pgSz w:w="11906" w:h="16838"/>
      <w:pgMar w:top="1474" w:right="1021" w:bottom="1021" w:left="1474" w:header="851" w:footer="992" w:gutter="0"/>
      <w:pgNumType w:start="1"/>
      <w:cols w:space="720" w:num="1"/>
      <w:docGrid w:type="lines" w:linePitch="482" w:charSpace="15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MS Mincho">
    <w:panose1 w:val="02020609040205080304"/>
    <w:charset w:val="80"/>
    <w:family w:val="modern"/>
    <w:pitch w:val="default"/>
    <w:sig w:usb0="A00002BF" w:usb1="68C7FCFB" w:usb2="00000010" w:usb3="00000000" w:csb0="4002009F" w:csb1="DFD7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9BCA48">
    <w:pPr>
      <w:pStyle w:val="4"/>
      <w:framePr w:wrap="around" w:vAnchor="text" w:hAnchor="margin" w:xAlign="center" w:y="1"/>
      <w:rPr>
        <w:rStyle w:val="8"/>
      </w:rPr>
    </w:pPr>
    <w:r>
      <w:fldChar w:fldCharType="begin"/>
    </w:r>
    <w:r>
      <w:rPr>
        <w:rStyle w:val="8"/>
      </w:rPr>
      <w:instrText xml:space="preserve">PAGE  </w:instrText>
    </w:r>
    <w:r>
      <w:fldChar w:fldCharType="separate"/>
    </w:r>
    <w:r>
      <w:rPr>
        <w:rStyle w:val="8"/>
      </w:rPr>
      <w:t>11</w:t>
    </w:r>
    <w:r>
      <w:fldChar w:fldCharType="end"/>
    </w:r>
  </w:p>
  <w:p w14:paraId="4DABEBD8">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7DBB98">
    <w:pPr>
      <w:pStyle w:val="5"/>
      <w:pBdr>
        <w:bottom w:val="none" w:color="auto" w:sz="0" w:space="0"/>
      </w:pBdr>
      <w:jc w:val="right"/>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9FB00F6"/>
    <w:rsid w:val="0000092F"/>
    <w:rsid w:val="000E32F2"/>
    <w:rsid w:val="00106524"/>
    <w:rsid w:val="001204DD"/>
    <w:rsid w:val="0016180C"/>
    <w:rsid w:val="001736CC"/>
    <w:rsid w:val="001B3191"/>
    <w:rsid w:val="001E5B56"/>
    <w:rsid w:val="00256D83"/>
    <w:rsid w:val="002C1F08"/>
    <w:rsid w:val="002E01E6"/>
    <w:rsid w:val="002E62F9"/>
    <w:rsid w:val="002F68F0"/>
    <w:rsid w:val="00306491"/>
    <w:rsid w:val="00316119"/>
    <w:rsid w:val="00395956"/>
    <w:rsid w:val="003D48E1"/>
    <w:rsid w:val="0042773A"/>
    <w:rsid w:val="004334E3"/>
    <w:rsid w:val="00440EB0"/>
    <w:rsid w:val="00470C18"/>
    <w:rsid w:val="004A77D4"/>
    <w:rsid w:val="005B7485"/>
    <w:rsid w:val="005E5059"/>
    <w:rsid w:val="006051BC"/>
    <w:rsid w:val="00703ECD"/>
    <w:rsid w:val="007826C4"/>
    <w:rsid w:val="0089568F"/>
    <w:rsid w:val="008E4FD7"/>
    <w:rsid w:val="00951C49"/>
    <w:rsid w:val="009757A4"/>
    <w:rsid w:val="00983FEF"/>
    <w:rsid w:val="009A19F4"/>
    <w:rsid w:val="009C2F55"/>
    <w:rsid w:val="009E19CA"/>
    <w:rsid w:val="009F5271"/>
    <w:rsid w:val="00A409A0"/>
    <w:rsid w:val="00AC32CD"/>
    <w:rsid w:val="00B577EE"/>
    <w:rsid w:val="00B659EC"/>
    <w:rsid w:val="00B859C8"/>
    <w:rsid w:val="00BB3965"/>
    <w:rsid w:val="00C25171"/>
    <w:rsid w:val="00E16F67"/>
    <w:rsid w:val="00F7043F"/>
    <w:rsid w:val="010E6912"/>
    <w:rsid w:val="01125938"/>
    <w:rsid w:val="011541E9"/>
    <w:rsid w:val="011805CC"/>
    <w:rsid w:val="01186F88"/>
    <w:rsid w:val="01220147"/>
    <w:rsid w:val="01267354"/>
    <w:rsid w:val="012856A9"/>
    <w:rsid w:val="014A3277"/>
    <w:rsid w:val="01695622"/>
    <w:rsid w:val="01715465"/>
    <w:rsid w:val="017F2063"/>
    <w:rsid w:val="0185453F"/>
    <w:rsid w:val="01855F49"/>
    <w:rsid w:val="018D2217"/>
    <w:rsid w:val="01911651"/>
    <w:rsid w:val="01A20E62"/>
    <w:rsid w:val="01B37DF0"/>
    <w:rsid w:val="01CB6FD5"/>
    <w:rsid w:val="01D9364F"/>
    <w:rsid w:val="01DB4B0B"/>
    <w:rsid w:val="01E84AB3"/>
    <w:rsid w:val="01F42372"/>
    <w:rsid w:val="01F64B70"/>
    <w:rsid w:val="020E7088"/>
    <w:rsid w:val="021A22D7"/>
    <w:rsid w:val="021C2DBB"/>
    <w:rsid w:val="022A1377"/>
    <w:rsid w:val="02352490"/>
    <w:rsid w:val="023F6EC7"/>
    <w:rsid w:val="024F2E4C"/>
    <w:rsid w:val="02504AB8"/>
    <w:rsid w:val="02527F30"/>
    <w:rsid w:val="025A6D47"/>
    <w:rsid w:val="025F4865"/>
    <w:rsid w:val="025F52B9"/>
    <w:rsid w:val="026638F1"/>
    <w:rsid w:val="026A333E"/>
    <w:rsid w:val="026E7DEA"/>
    <w:rsid w:val="02781F22"/>
    <w:rsid w:val="027E5CA1"/>
    <w:rsid w:val="02816882"/>
    <w:rsid w:val="028537E6"/>
    <w:rsid w:val="02884394"/>
    <w:rsid w:val="028B0611"/>
    <w:rsid w:val="028E1F5A"/>
    <w:rsid w:val="02976F43"/>
    <w:rsid w:val="02A115E9"/>
    <w:rsid w:val="02A61B0B"/>
    <w:rsid w:val="02AF6D42"/>
    <w:rsid w:val="02B75189"/>
    <w:rsid w:val="02B8336C"/>
    <w:rsid w:val="02B94749"/>
    <w:rsid w:val="02BE1771"/>
    <w:rsid w:val="02C35079"/>
    <w:rsid w:val="02CB232E"/>
    <w:rsid w:val="02CC2A8D"/>
    <w:rsid w:val="02D50580"/>
    <w:rsid w:val="02D94881"/>
    <w:rsid w:val="02E24B9B"/>
    <w:rsid w:val="02EA40DE"/>
    <w:rsid w:val="02FC1CA4"/>
    <w:rsid w:val="031A21D8"/>
    <w:rsid w:val="03213AED"/>
    <w:rsid w:val="03282394"/>
    <w:rsid w:val="032E2EE0"/>
    <w:rsid w:val="03353E88"/>
    <w:rsid w:val="03652201"/>
    <w:rsid w:val="037055E3"/>
    <w:rsid w:val="037C6182"/>
    <w:rsid w:val="037C7A49"/>
    <w:rsid w:val="037E7286"/>
    <w:rsid w:val="038A74E7"/>
    <w:rsid w:val="03AF1809"/>
    <w:rsid w:val="03BE6578"/>
    <w:rsid w:val="03C22D5B"/>
    <w:rsid w:val="03C86CEA"/>
    <w:rsid w:val="03D2278A"/>
    <w:rsid w:val="03E0508C"/>
    <w:rsid w:val="03E41694"/>
    <w:rsid w:val="03ED2276"/>
    <w:rsid w:val="03F104BF"/>
    <w:rsid w:val="03F12237"/>
    <w:rsid w:val="03F65E4D"/>
    <w:rsid w:val="03FF3722"/>
    <w:rsid w:val="04015DA2"/>
    <w:rsid w:val="040F5870"/>
    <w:rsid w:val="04246681"/>
    <w:rsid w:val="04386DB0"/>
    <w:rsid w:val="0441150F"/>
    <w:rsid w:val="04596895"/>
    <w:rsid w:val="04613ED9"/>
    <w:rsid w:val="047368C2"/>
    <w:rsid w:val="047379EA"/>
    <w:rsid w:val="047C4C9F"/>
    <w:rsid w:val="047E664A"/>
    <w:rsid w:val="047F041F"/>
    <w:rsid w:val="0484435F"/>
    <w:rsid w:val="04956E94"/>
    <w:rsid w:val="049C7216"/>
    <w:rsid w:val="04A42283"/>
    <w:rsid w:val="04A81153"/>
    <w:rsid w:val="04AF4A5F"/>
    <w:rsid w:val="04B31E92"/>
    <w:rsid w:val="04B55803"/>
    <w:rsid w:val="04B8425A"/>
    <w:rsid w:val="04BA3602"/>
    <w:rsid w:val="04E10383"/>
    <w:rsid w:val="04E60848"/>
    <w:rsid w:val="04F14E81"/>
    <w:rsid w:val="04F67A06"/>
    <w:rsid w:val="0501678B"/>
    <w:rsid w:val="050352B2"/>
    <w:rsid w:val="050B68A2"/>
    <w:rsid w:val="051C72E4"/>
    <w:rsid w:val="051E5061"/>
    <w:rsid w:val="052B30C0"/>
    <w:rsid w:val="054320C2"/>
    <w:rsid w:val="05545544"/>
    <w:rsid w:val="055506D4"/>
    <w:rsid w:val="05595963"/>
    <w:rsid w:val="055A5B65"/>
    <w:rsid w:val="057E35ED"/>
    <w:rsid w:val="05816623"/>
    <w:rsid w:val="05890CF8"/>
    <w:rsid w:val="058B7254"/>
    <w:rsid w:val="058C2926"/>
    <w:rsid w:val="05B62408"/>
    <w:rsid w:val="05B72CC5"/>
    <w:rsid w:val="05C211B9"/>
    <w:rsid w:val="05D96836"/>
    <w:rsid w:val="05EE184E"/>
    <w:rsid w:val="05FA4136"/>
    <w:rsid w:val="05FC65B2"/>
    <w:rsid w:val="060503BF"/>
    <w:rsid w:val="06053254"/>
    <w:rsid w:val="06062DEC"/>
    <w:rsid w:val="060B6EAF"/>
    <w:rsid w:val="060B78DE"/>
    <w:rsid w:val="060E1EBB"/>
    <w:rsid w:val="061F461B"/>
    <w:rsid w:val="062C5171"/>
    <w:rsid w:val="062E0B4B"/>
    <w:rsid w:val="063145A4"/>
    <w:rsid w:val="0646655E"/>
    <w:rsid w:val="06520789"/>
    <w:rsid w:val="06525152"/>
    <w:rsid w:val="065F5147"/>
    <w:rsid w:val="06671E4C"/>
    <w:rsid w:val="06685061"/>
    <w:rsid w:val="06747225"/>
    <w:rsid w:val="06754423"/>
    <w:rsid w:val="06776E07"/>
    <w:rsid w:val="067906FD"/>
    <w:rsid w:val="06840CE0"/>
    <w:rsid w:val="068D74F8"/>
    <w:rsid w:val="06A440FF"/>
    <w:rsid w:val="06B2454F"/>
    <w:rsid w:val="06C21C24"/>
    <w:rsid w:val="06C67F82"/>
    <w:rsid w:val="06C727F0"/>
    <w:rsid w:val="06CC1490"/>
    <w:rsid w:val="06CF4842"/>
    <w:rsid w:val="06D02E44"/>
    <w:rsid w:val="06D3346A"/>
    <w:rsid w:val="06D67674"/>
    <w:rsid w:val="06EF7E59"/>
    <w:rsid w:val="06F16AF2"/>
    <w:rsid w:val="07082F99"/>
    <w:rsid w:val="071B57EE"/>
    <w:rsid w:val="071D2932"/>
    <w:rsid w:val="071D5B9C"/>
    <w:rsid w:val="074570A1"/>
    <w:rsid w:val="075703DF"/>
    <w:rsid w:val="07717AC5"/>
    <w:rsid w:val="07956505"/>
    <w:rsid w:val="07965F76"/>
    <w:rsid w:val="07980AB3"/>
    <w:rsid w:val="079C56CB"/>
    <w:rsid w:val="079F5ABA"/>
    <w:rsid w:val="07B13DCC"/>
    <w:rsid w:val="07BA3965"/>
    <w:rsid w:val="07BB4DA3"/>
    <w:rsid w:val="07D92EFD"/>
    <w:rsid w:val="07DF7380"/>
    <w:rsid w:val="07EA6067"/>
    <w:rsid w:val="07F8230D"/>
    <w:rsid w:val="07F90DF5"/>
    <w:rsid w:val="080D0416"/>
    <w:rsid w:val="0815034A"/>
    <w:rsid w:val="0816155D"/>
    <w:rsid w:val="081E1877"/>
    <w:rsid w:val="08225B82"/>
    <w:rsid w:val="08226BCF"/>
    <w:rsid w:val="082337FD"/>
    <w:rsid w:val="08273E46"/>
    <w:rsid w:val="082A3CFF"/>
    <w:rsid w:val="082A70EA"/>
    <w:rsid w:val="0835199F"/>
    <w:rsid w:val="083640F0"/>
    <w:rsid w:val="08431DA2"/>
    <w:rsid w:val="084512EC"/>
    <w:rsid w:val="084A5C68"/>
    <w:rsid w:val="085A795A"/>
    <w:rsid w:val="085D255D"/>
    <w:rsid w:val="08605F4B"/>
    <w:rsid w:val="086D3F76"/>
    <w:rsid w:val="08720500"/>
    <w:rsid w:val="08720DBE"/>
    <w:rsid w:val="0879237C"/>
    <w:rsid w:val="0879528D"/>
    <w:rsid w:val="087C7A0A"/>
    <w:rsid w:val="08992B2B"/>
    <w:rsid w:val="089B0231"/>
    <w:rsid w:val="08A9021A"/>
    <w:rsid w:val="08AC7E60"/>
    <w:rsid w:val="08BF102E"/>
    <w:rsid w:val="08C41618"/>
    <w:rsid w:val="08CB1BD1"/>
    <w:rsid w:val="08D21DA9"/>
    <w:rsid w:val="08D86524"/>
    <w:rsid w:val="08E10CAA"/>
    <w:rsid w:val="08E60DA5"/>
    <w:rsid w:val="090C397A"/>
    <w:rsid w:val="09112D15"/>
    <w:rsid w:val="09153A43"/>
    <w:rsid w:val="091D2C97"/>
    <w:rsid w:val="091D444B"/>
    <w:rsid w:val="09210CFF"/>
    <w:rsid w:val="09216E80"/>
    <w:rsid w:val="092B153F"/>
    <w:rsid w:val="092B4464"/>
    <w:rsid w:val="0931405C"/>
    <w:rsid w:val="09373479"/>
    <w:rsid w:val="09407EB4"/>
    <w:rsid w:val="09452889"/>
    <w:rsid w:val="09564CF6"/>
    <w:rsid w:val="09634341"/>
    <w:rsid w:val="09637597"/>
    <w:rsid w:val="09675F6C"/>
    <w:rsid w:val="09680E80"/>
    <w:rsid w:val="096A1E66"/>
    <w:rsid w:val="09752AE7"/>
    <w:rsid w:val="09850E8C"/>
    <w:rsid w:val="09854A36"/>
    <w:rsid w:val="09903E09"/>
    <w:rsid w:val="09912F18"/>
    <w:rsid w:val="09A71F03"/>
    <w:rsid w:val="09AC5E23"/>
    <w:rsid w:val="09B02D75"/>
    <w:rsid w:val="09B921A2"/>
    <w:rsid w:val="09BB7668"/>
    <w:rsid w:val="09C23E3B"/>
    <w:rsid w:val="09E55F74"/>
    <w:rsid w:val="09EB5A67"/>
    <w:rsid w:val="09F223A9"/>
    <w:rsid w:val="0A0A3A6B"/>
    <w:rsid w:val="0A0A4FFC"/>
    <w:rsid w:val="0A212D17"/>
    <w:rsid w:val="0A315A87"/>
    <w:rsid w:val="0A352779"/>
    <w:rsid w:val="0A4071D4"/>
    <w:rsid w:val="0A477893"/>
    <w:rsid w:val="0A544787"/>
    <w:rsid w:val="0A5878B6"/>
    <w:rsid w:val="0A596777"/>
    <w:rsid w:val="0A795500"/>
    <w:rsid w:val="0A7A5C04"/>
    <w:rsid w:val="0A7B0324"/>
    <w:rsid w:val="0A83639E"/>
    <w:rsid w:val="0A921C81"/>
    <w:rsid w:val="0A9402D4"/>
    <w:rsid w:val="0A945E7D"/>
    <w:rsid w:val="0A9733D5"/>
    <w:rsid w:val="0AA63DC8"/>
    <w:rsid w:val="0AAF1A8B"/>
    <w:rsid w:val="0AB23CC9"/>
    <w:rsid w:val="0ABC1A94"/>
    <w:rsid w:val="0ABF1F37"/>
    <w:rsid w:val="0AC21054"/>
    <w:rsid w:val="0AC261BE"/>
    <w:rsid w:val="0AD049B6"/>
    <w:rsid w:val="0AD32360"/>
    <w:rsid w:val="0AE61CB4"/>
    <w:rsid w:val="0AE704B7"/>
    <w:rsid w:val="0AEB37B5"/>
    <w:rsid w:val="0AEC7942"/>
    <w:rsid w:val="0B012AC1"/>
    <w:rsid w:val="0B0D4C3C"/>
    <w:rsid w:val="0B12507E"/>
    <w:rsid w:val="0B143732"/>
    <w:rsid w:val="0B2C6A11"/>
    <w:rsid w:val="0B2E18F7"/>
    <w:rsid w:val="0B2E4028"/>
    <w:rsid w:val="0B31359A"/>
    <w:rsid w:val="0B3E75F8"/>
    <w:rsid w:val="0B443673"/>
    <w:rsid w:val="0B4760F9"/>
    <w:rsid w:val="0B48102D"/>
    <w:rsid w:val="0B57016D"/>
    <w:rsid w:val="0B597817"/>
    <w:rsid w:val="0B5E1D50"/>
    <w:rsid w:val="0B676988"/>
    <w:rsid w:val="0B695584"/>
    <w:rsid w:val="0B6B4881"/>
    <w:rsid w:val="0B843E88"/>
    <w:rsid w:val="0B890AE6"/>
    <w:rsid w:val="0BA31F09"/>
    <w:rsid w:val="0BA37930"/>
    <w:rsid w:val="0BA42ABC"/>
    <w:rsid w:val="0BAE254C"/>
    <w:rsid w:val="0BC729B6"/>
    <w:rsid w:val="0BC81572"/>
    <w:rsid w:val="0BDB5892"/>
    <w:rsid w:val="0BDF6D56"/>
    <w:rsid w:val="0BE27C92"/>
    <w:rsid w:val="0BE45E3E"/>
    <w:rsid w:val="0BE8074E"/>
    <w:rsid w:val="0BEC7D4B"/>
    <w:rsid w:val="0C2C1E98"/>
    <w:rsid w:val="0C2E0316"/>
    <w:rsid w:val="0C300CF9"/>
    <w:rsid w:val="0C3B23F8"/>
    <w:rsid w:val="0C4547EA"/>
    <w:rsid w:val="0C476B14"/>
    <w:rsid w:val="0C490347"/>
    <w:rsid w:val="0C4C502F"/>
    <w:rsid w:val="0C4D59AD"/>
    <w:rsid w:val="0C552199"/>
    <w:rsid w:val="0C5D54E1"/>
    <w:rsid w:val="0C643262"/>
    <w:rsid w:val="0C7C6825"/>
    <w:rsid w:val="0C7E1948"/>
    <w:rsid w:val="0C8C573D"/>
    <w:rsid w:val="0C8E0864"/>
    <w:rsid w:val="0CB567F9"/>
    <w:rsid w:val="0CC86411"/>
    <w:rsid w:val="0CCB4DB3"/>
    <w:rsid w:val="0CD301B7"/>
    <w:rsid w:val="0CDB7CEE"/>
    <w:rsid w:val="0CE2601C"/>
    <w:rsid w:val="0D201875"/>
    <w:rsid w:val="0D255E70"/>
    <w:rsid w:val="0D354E72"/>
    <w:rsid w:val="0D577510"/>
    <w:rsid w:val="0D5E3981"/>
    <w:rsid w:val="0D606A72"/>
    <w:rsid w:val="0D7214B2"/>
    <w:rsid w:val="0D77174D"/>
    <w:rsid w:val="0D792B4D"/>
    <w:rsid w:val="0D7D2EE5"/>
    <w:rsid w:val="0D846BCA"/>
    <w:rsid w:val="0D854E41"/>
    <w:rsid w:val="0D88397C"/>
    <w:rsid w:val="0D884D79"/>
    <w:rsid w:val="0D8B1673"/>
    <w:rsid w:val="0DC31732"/>
    <w:rsid w:val="0DC636C7"/>
    <w:rsid w:val="0DCF596C"/>
    <w:rsid w:val="0DD2052B"/>
    <w:rsid w:val="0DDB4A38"/>
    <w:rsid w:val="0DF24C8F"/>
    <w:rsid w:val="0DF357EB"/>
    <w:rsid w:val="0DF44A6F"/>
    <w:rsid w:val="0DF577FA"/>
    <w:rsid w:val="0DF81515"/>
    <w:rsid w:val="0DFA6908"/>
    <w:rsid w:val="0E1009E7"/>
    <w:rsid w:val="0E125559"/>
    <w:rsid w:val="0E1A7C14"/>
    <w:rsid w:val="0E1D204F"/>
    <w:rsid w:val="0E3B1143"/>
    <w:rsid w:val="0E3F7134"/>
    <w:rsid w:val="0E4743B5"/>
    <w:rsid w:val="0E50081B"/>
    <w:rsid w:val="0E55489C"/>
    <w:rsid w:val="0E5961DC"/>
    <w:rsid w:val="0E631A12"/>
    <w:rsid w:val="0E6975E2"/>
    <w:rsid w:val="0E7046BA"/>
    <w:rsid w:val="0E7C6BF5"/>
    <w:rsid w:val="0E846551"/>
    <w:rsid w:val="0E8C3EA6"/>
    <w:rsid w:val="0E987FFE"/>
    <w:rsid w:val="0EB247D1"/>
    <w:rsid w:val="0EB52C68"/>
    <w:rsid w:val="0EBF28F1"/>
    <w:rsid w:val="0ECD6A09"/>
    <w:rsid w:val="0EE55FD7"/>
    <w:rsid w:val="0EE94A45"/>
    <w:rsid w:val="0EFD6EE2"/>
    <w:rsid w:val="0F0568E9"/>
    <w:rsid w:val="0F171B70"/>
    <w:rsid w:val="0F183DCD"/>
    <w:rsid w:val="0F1A63C0"/>
    <w:rsid w:val="0F2C3830"/>
    <w:rsid w:val="0F310524"/>
    <w:rsid w:val="0F4308EE"/>
    <w:rsid w:val="0F431E58"/>
    <w:rsid w:val="0F4A1F60"/>
    <w:rsid w:val="0F4C56D5"/>
    <w:rsid w:val="0F53599F"/>
    <w:rsid w:val="0F5447AE"/>
    <w:rsid w:val="0F641F3C"/>
    <w:rsid w:val="0F6C7D5A"/>
    <w:rsid w:val="0F815625"/>
    <w:rsid w:val="0F893F10"/>
    <w:rsid w:val="0F9838F5"/>
    <w:rsid w:val="0F9F7BC7"/>
    <w:rsid w:val="0FA31444"/>
    <w:rsid w:val="0FA5545A"/>
    <w:rsid w:val="0FAC1DB6"/>
    <w:rsid w:val="0FC7384F"/>
    <w:rsid w:val="0FCB342E"/>
    <w:rsid w:val="0FE93371"/>
    <w:rsid w:val="0FFD38CC"/>
    <w:rsid w:val="100E2E56"/>
    <w:rsid w:val="101F70CA"/>
    <w:rsid w:val="1026140C"/>
    <w:rsid w:val="102A1DE9"/>
    <w:rsid w:val="102F6A2E"/>
    <w:rsid w:val="10320786"/>
    <w:rsid w:val="10371683"/>
    <w:rsid w:val="103E55B3"/>
    <w:rsid w:val="10597FC2"/>
    <w:rsid w:val="106E220E"/>
    <w:rsid w:val="10800807"/>
    <w:rsid w:val="108E52C3"/>
    <w:rsid w:val="10A723B1"/>
    <w:rsid w:val="10B14523"/>
    <w:rsid w:val="10B3593B"/>
    <w:rsid w:val="10C343D4"/>
    <w:rsid w:val="10C458A3"/>
    <w:rsid w:val="10DB73D8"/>
    <w:rsid w:val="10DD5FB5"/>
    <w:rsid w:val="10DE47CE"/>
    <w:rsid w:val="10ED093D"/>
    <w:rsid w:val="110521AB"/>
    <w:rsid w:val="11164B63"/>
    <w:rsid w:val="11212A46"/>
    <w:rsid w:val="11352C3D"/>
    <w:rsid w:val="11411BDC"/>
    <w:rsid w:val="114D2369"/>
    <w:rsid w:val="115163C2"/>
    <w:rsid w:val="11531745"/>
    <w:rsid w:val="11570D0E"/>
    <w:rsid w:val="11582B3C"/>
    <w:rsid w:val="1158397B"/>
    <w:rsid w:val="1171134C"/>
    <w:rsid w:val="11827F46"/>
    <w:rsid w:val="11850DF7"/>
    <w:rsid w:val="118C2E08"/>
    <w:rsid w:val="11970365"/>
    <w:rsid w:val="11A11DAC"/>
    <w:rsid w:val="11A57AEA"/>
    <w:rsid w:val="11AC36C9"/>
    <w:rsid w:val="11B1665E"/>
    <w:rsid w:val="11BE3FDD"/>
    <w:rsid w:val="11C1209B"/>
    <w:rsid w:val="11C56215"/>
    <w:rsid w:val="11C91662"/>
    <w:rsid w:val="11D95794"/>
    <w:rsid w:val="11EB2D5A"/>
    <w:rsid w:val="11EF694F"/>
    <w:rsid w:val="1202433E"/>
    <w:rsid w:val="12070DF8"/>
    <w:rsid w:val="121228CC"/>
    <w:rsid w:val="12342B76"/>
    <w:rsid w:val="123E4C96"/>
    <w:rsid w:val="123F04A2"/>
    <w:rsid w:val="124A75C3"/>
    <w:rsid w:val="124D7FD2"/>
    <w:rsid w:val="125120CA"/>
    <w:rsid w:val="12584DBA"/>
    <w:rsid w:val="127179A5"/>
    <w:rsid w:val="127758AB"/>
    <w:rsid w:val="127F3D79"/>
    <w:rsid w:val="12855DA2"/>
    <w:rsid w:val="128560C0"/>
    <w:rsid w:val="128D6706"/>
    <w:rsid w:val="12B72C70"/>
    <w:rsid w:val="12BD3C6C"/>
    <w:rsid w:val="12C50738"/>
    <w:rsid w:val="12C77479"/>
    <w:rsid w:val="12F8204E"/>
    <w:rsid w:val="12FE4DFF"/>
    <w:rsid w:val="1318240B"/>
    <w:rsid w:val="131E0267"/>
    <w:rsid w:val="131F4949"/>
    <w:rsid w:val="132F095D"/>
    <w:rsid w:val="13333BD7"/>
    <w:rsid w:val="13507EC0"/>
    <w:rsid w:val="13525602"/>
    <w:rsid w:val="135F75C7"/>
    <w:rsid w:val="136215BE"/>
    <w:rsid w:val="1364710F"/>
    <w:rsid w:val="136B434B"/>
    <w:rsid w:val="136D1636"/>
    <w:rsid w:val="13804DF6"/>
    <w:rsid w:val="1386657C"/>
    <w:rsid w:val="13871BB6"/>
    <w:rsid w:val="1398277A"/>
    <w:rsid w:val="13A73037"/>
    <w:rsid w:val="13AB5143"/>
    <w:rsid w:val="13AB6F1C"/>
    <w:rsid w:val="13B63919"/>
    <w:rsid w:val="13C9193F"/>
    <w:rsid w:val="13DE1F64"/>
    <w:rsid w:val="13E81794"/>
    <w:rsid w:val="13F81F7B"/>
    <w:rsid w:val="140F3D79"/>
    <w:rsid w:val="14127392"/>
    <w:rsid w:val="142008E9"/>
    <w:rsid w:val="14205A01"/>
    <w:rsid w:val="14205F64"/>
    <w:rsid w:val="142925FF"/>
    <w:rsid w:val="142A4654"/>
    <w:rsid w:val="14337627"/>
    <w:rsid w:val="143D45EF"/>
    <w:rsid w:val="144A4CBE"/>
    <w:rsid w:val="144D332B"/>
    <w:rsid w:val="145341F0"/>
    <w:rsid w:val="145A1FAE"/>
    <w:rsid w:val="146168A2"/>
    <w:rsid w:val="146B0EF5"/>
    <w:rsid w:val="14774EFF"/>
    <w:rsid w:val="147845A1"/>
    <w:rsid w:val="14865C0B"/>
    <w:rsid w:val="148B3D56"/>
    <w:rsid w:val="148C0467"/>
    <w:rsid w:val="148F38DE"/>
    <w:rsid w:val="14945C4F"/>
    <w:rsid w:val="1498671A"/>
    <w:rsid w:val="14A449A2"/>
    <w:rsid w:val="14B52AEA"/>
    <w:rsid w:val="14BB2541"/>
    <w:rsid w:val="14C0058C"/>
    <w:rsid w:val="14C04206"/>
    <w:rsid w:val="14D5091C"/>
    <w:rsid w:val="14DB6C72"/>
    <w:rsid w:val="14E71A4A"/>
    <w:rsid w:val="14F70B58"/>
    <w:rsid w:val="14FC24BF"/>
    <w:rsid w:val="15072616"/>
    <w:rsid w:val="150C4F9A"/>
    <w:rsid w:val="152248AD"/>
    <w:rsid w:val="152467C3"/>
    <w:rsid w:val="152E16BE"/>
    <w:rsid w:val="153A7E7C"/>
    <w:rsid w:val="153F77DC"/>
    <w:rsid w:val="154A3997"/>
    <w:rsid w:val="15682AC9"/>
    <w:rsid w:val="15980CB8"/>
    <w:rsid w:val="159F6986"/>
    <w:rsid w:val="15A500D5"/>
    <w:rsid w:val="15A949EC"/>
    <w:rsid w:val="15B33DF7"/>
    <w:rsid w:val="15BC6A6D"/>
    <w:rsid w:val="15BD44AD"/>
    <w:rsid w:val="15D2228D"/>
    <w:rsid w:val="15D34FEB"/>
    <w:rsid w:val="15E0381B"/>
    <w:rsid w:val="160F2592"/>
    <w:rsid w:val="161E665B"/>
    <w:rsid w:val="162032CC"/>
    <w:rsid w:val="16384A4C"/>
    <w:rsid w:val="165D092C"/>
    <w:rsid w:val="165E38E2"/>
    <w:rsid w:val="166A7BE7"/>
    <w:rsid w:val="16733E47"/>
    <w:rsid w:val="1674460C"/>
    <w:rsid w:val="169405B3"/>
    <w:rsid w:val="16953E75"/>
    <w:rsid w:val="16A97553"/>
    <w:rsid w:val="16B50CC2"/>
    <w:rsid w:val="16BC009F"/>
    <w:rsid w:val="16C91C73"/>
    <w:rsid w:val="16E0432B"/>
    <w:rsid w:val="16E05546"/>
    <w:rsid w:val="16E87D2B"/>
    <w:rsid w:val="170440B4"/>
    <w:rsid w:val="17073F0A"/>
    <w:rsid w:val="17127E14"/>
    <w:rsid w:val="171351EC"/>
    <w:rsid w:val="17211653"/>
    <w:rsid w:val="172460EB"/>
    <w:rsid w:val="17387F88"/>
    <w:rsid w:val="17453465"/>
    <w:rsid w:val="1746253F"/>
    <w:rsid w:val="174767DC"/>
    <w:rsid w:val="17500C41"/>
    <w:rsid w:val="17A129BE"/>
    <w:rsid w:val="17A36745"/>
    <w:rsid w:val="17AC3F05"/>
    <w:rsid w:val="17B81BEE"/>
    <w:rsid w:val="17CA32E8"/>
    <w:rsid w:val="17D02EFA"/>
    <w:rsid w:val="17DE3E05"/>
    <w:rsid w:val="17E23711"/>
    <w:rsid w:val="17EB34D9"/>
    <w:rsid w:val="17F1413E"/>
    <w:rsid w:val="17FB71A0"/>
    <w:rsid w:val="180107F2"/>
    <w:rsid w:val="18165813"/>
    <w:rsid w:val="181B4230"/>
    <w:rsid w:val="181C355A"/>
    <w:rsid w:val="18402343"/>
    <w:rsid w:val="18467651"/>
    <w:rsid w:val="185E064A"/>
    <w:rsid w:val="18607EB7"/>
    <w:rsid w:val="18630E6C"/>
    <w:rsid w:val="18840091"/>
    <w:rsid w:val="189A3D3D"/>
    <w:rsid w:val="189C1F54"/>
    <w:rsid w:val="18A31462"/>
    <w:rsid w:val="18A47516"/>
    <w:rsid w:val="18BB5C20"/>
    <w:rsid w:val="18C868FF"/>
    <w:rsid w:val="18CB7F71"/>
    <w:rsid w:val="18D845BA"/>
    <w:rsid w:val="18E45360"/>
    <w:rsid w:val="18EA2897"/>
    <w:rsid w:val="18EF4A9A"/>
    <w:rsid w:val="18F857DF"/>
    <w:rsid w:val="18FB4EEE"/>
    <w:rsid w:val="18FF21E5"/>
    <w:rsid w:val="1912669E"/>
    <w:rsid w:val="19193391"/>
    <w:rsid w:val="191C00C3"/>
    <w:rsid w:val="192C27CE"/>
    <w:rsid w:val="19462DB7"/>
    <w:rsid w:val="194A43BB"/>
    <w:rsid w:val="194E5DAB"/>
    <w:rsid w:val="19747F57"/>
    <w:rsid w:val="19754A52"/>
    <w:rsid w:val="19930CC9"/>
    <w:rsid w:val="19A2667D"/>
    <w:rsid w:val="19A83517"/>
    <w:rsid w:val="19BD3885"/>
    <w:rsid w:val="19C9322F"/>
    <w:rsid w:val="19CC5B56"/>
    <w:rsid w:val="19D06F30"/>
    <w:rsid w:val="19E40C21"/>
    <w:rsid w:val="19F27ED1"/>
    <w:rsid w:val="19F36A58"/>
    <w:rsid w:val="19F51645"/>
    <w:rsid w:val="1A080D0F"/>
    <w:rsid w:val="1A173397"/>
    <w:rsid w:val="1A21087A"/>
    <w:rsid w:val="1A2B1F6B"/>
    <w:rsid w:val="1A360357"/>
    <w:rsid w:val="1A3A3FA3"/>
    <w:rsid w:val="1A3B6C10"/>
    <w:rsid w:val="1A3F1294"/>
    <w:rsid w:val="1A402F1B"/>
    <w:rsid w:val="1A4256DE"/>
    <w:rsid w:val="1A472912"/>
    <w:rsid w:val="1A48344F"/>
    <w:rsid w:val="1A5550E1"/>
    <w:rsid w:val="1A657A08"/>
    <w:rsid w:val="1A68399C"/>
    <w:rsid w:val="1A901691"/>
    <w:rsid w:val="1A924DA1"/>
    <w:rsid w:val="1A926F90"/>
    <w:rsid w:val="1A9955F6"/>
    <w:rsid w:val="1A9C58DC"/>
    <w:rsid w:val="1AB24CC5"/>
    <w:rsid w:val="1ACB1319"/>
    <w:rsid w:val="1AD63ED1"/>
    <w:rsid w:val="1ADF7FDE"/>
    <w:rsid w:val="1AE52E83"/>
    <w:rsid w:val="1AE8326A"/>
    <w:rsid w:val="1AEA3FEC"/>
    <w:rsid w:val="1AF177BA"/>
    <w:rsid w:val="1AF25FBF"/>
    <w:rsid w:val="1AF344A4"/>
    <w:rsid w:val="1AF6092C"/>
    <w:rsid w:val="1AFC0F4A"/>
    <w:rsid w:val="1B032C46"/>
    <w:rsid w:val="1B146B90"/>
    <w:rsid w:val="1B1F7D8F"/>
    <w:rsid w:val="1B2207C1"/>
    <w:rsid w:val="1B264841"/>
    <w:rsid w:val="1B3170A0"/>
    <w:rsid w:val="1B33430A"/>
    <w:rsid w:val="1B47346D"/>
    <w:rsid w:val="1B572320"/>
    <w:rsid w:val="1B5D412C"/>
    <w:rsid w:val="1B674368"/>
    <w:rsid w:val="1B7D79C3"/>
    <w:rsid w:val="1B8142EC"/>
    <w:rsid w:val="1B8B436E"/>
    <w:rsid w:val="1BAD4CBC"/>
    <w:rsid w:val="1BBF3BD4"/>
    <w:rsid w:val="1BCD2738"/>
    <w:rsid w:val="1BD35DAC"/>
    <w:rsid w:val="1BD474BC"/>
    <w:rsid w:val="1BE62AFB"/>
    <w:rsid w:val="1BFF391F"/>
    <w:rsid w:val="1C0811B2"/>
    <w:rsid w:val="1C0F4792"/>
    <w:rsid w:val="1C2134D1"/>
    <w:rsid w:val="1C243B77"/>
    <w:rsid w:val="1C333841"/>
    <w:rsid w:val="1C485769"/>
    <w:rsid w:val="1C4E18E6"/>
    <w:rsid w:val="1C54306F"/>
    <w:rsid w:val="1C553414"/>
    <w:rsid w:val="1C56507E"/>
    <w:rsid w:val="1C7565BF"/>
    <w:rsid w:val="1C7B4455"/>
    <w:rsid w:val="1C7D2212"/>
    <w:rsid w:val="1C8E4727"/>
    <w:rsid w:val="1C8F1D7D"/>
    <w:rsid w:val="1C936752"/>
    <w:rsid w:val="1C9C60C5"/>
    <w:rsid w:val="1CA0753D"/>
    <w:rsid w:val="1CAC12E5"/>
    <w:rsid w:val="1CAD2281"/>
    <w:rsid w:val="1CAE6B5E"/>
    <w:rsid w:val="1CBC163F"/>
    <w:rsid w:val="1CD22CBE"/>
    <w:rsid w:val="1CD52B43"/>
    <w:rsid w:val="1CEE01F7"/>
    <w:rsid w:val="1CF03204"/>
    <w:rsid w:val="1CF03915"/>
    <w:rsid w:val="1CFA6D00"/>
    <w:rsid w:val="1CFB5033"/>
    <w:rsid w:val="1D075925"/>
    <w:rsid w:val="1D1A7496"/>
    <w:rsid w:val="1D1E21A7"/>
    <w:rsid w:val="1D320EBE"/>
    <w:rsid w:val="1D32580D"/>
    <w:rsid w:val="1D4A3CF2"/>
    <w:rsid w:val="1D5A4A3C"/>
    <w:rsid w:val="1D5B6452"/>
    <w:rsid w:val="1D76332F"/>
    <w:rsid w:val="1D79091A"/>
    <w:rsid w:val="1D8148DD"/>
    <w:rsid w:val="1D8364B6"/>
    <w:rsid w:val="1D945518"/>
    <w:rsid w:val="1D997FD5"/>
    <w:rsid w:val="1DA15E3A"/>
    <w:rsid w:val="1DAD251D"/>
    <w:rsid w:val="1DB521F9"/>
    <w:rsid w:val="1DBD5433"/>
    <w:rsid w:val="1DBE2338"/>
    <w:rsid w:val="1DD1294B"/>
    <w:rsid w:val="1DD64EFA"/>
    <w:rsid w:val="1DD9354F"/>
    <w:rsid w:val="1E033EA4"/>
    <w:rsid w:val="1E0358EC"/>
    <w:rsid w:val="1E036731"/>
    <w:rsid w:val="1E0769E0"/>
    <w:rsid w:val="1E0F40A0"/>
    <w:rsid w:val="1E0F5494"/>
    <w:rsid w:val="1E217ABE"/>
    <w:rsid w:val="1E241DA1"/>
    <w:rsid w:val="1E284AFC"/>
    <w:rsid w:val="1E3450EF"/>
    <w:rsid w:val="1E3F32E4"/>
    <w:rsid w:val="1E414ACB"/>
    <w:rsid w:val="1E463796"/>
    <w:rsid w:val="1E4763F5"/>
    <w:rsid w:val="1E5004BE"/>
    <w:rsid w:val="1E575B02"/>
    <w:rsid w:val="1E683F48"/>
    <w:rsid w:val="1E7208AD"/>
    <w:rsid w:val="1E8A0F40"/>
    <w:rsid w:val="1E8B1DBF"/>
    <w:rsid w:val="1E8B7EE4"/>
    <w:rsid w:val="1E911CCD"/>
    <w:rsid w:val="1EAC4396"/>
    <w:rsid w:val="1EC52F28"/>
    <w:rsid w:val="1EC53C14"/>
    <w:rsid w:val="1EC5730C"/>
    <w:rsid w:val="1EC969CB"/>
    <w:rsid w:val="1ECE795B"/>
    <w:rsid w:val="1EDA2927"/>
    <w:rsid w:val="1EE76843"/>
    <w:rsid w:val="1EF2454E"/>
    <w:rsid w:val="1EF4692A"/>
    <w:rsid w:val="1F0560E3"/>
    <w:rsid w:val="1F143690"/>
    <w:rsid w:val="1F153717"/>
    <w:rsid w:val="1F1A7FC6"/>
    <w:rsid w:val="1F213FD7"/>
    <w:rsid w:val="1F24066C"/>
    <w:rsid w:val="1F2729BD"/>
    <w:rsid w:val="1F292C02"/>
    <w:rsid w:val="1F2A2274"/>
    <w:rsid w:val="1F364041"/>
    <w:rsid w:val="1F3F4DDA"/>
    <w:rsid w:val="1F527F85"/>
    <w:rsid w:val="1F651E39"/>
    <w:rsid w:val="1F6D66CD"/>
    <w:rsid w:val="1F721A09"/>
    <w:rsid w:val="1F800D14"/>
    <w:rsid w:val="1F851DB3"/>
    <w:rsid w:val="1F863390"/>
    <w:rsid w:val="1FAD29DB"/>
    <w:rsid w:val="1FB50B3C"/>
    <w:rsid w:val="1FB5219E"/>
    <w:rsid w:val="1FBB0702"/>
    <w:rsid w:val="1FBB6E88"/>
    <w:rsid w:val="1FCB2071"/>
    <w:rsid w:val="1FCC153A"/>
    <w:rsid w:val="1FCD2DC2"/>
    <w:rsid w:val="1FDB74C0"/>
    <w:rsid w:val="1FE732DB"/>
    <w:rsid w:val="1FF57F80"/>
    <w:rsid w:val="201218F0"/>
    <w:rsid w:val="201D0175"/>
    <w:rsid w:val="2027615B"/>
    <w:rsid w:val="20423B94"/>
    <w:rsid w:val="20434C91"/>
    <w:rsid w:val="204A44CC"/>
    <w:rsid w:val="20590D06"/>
    <w:rsid w:val="205A08C6"/>
    <w:rsid w:val="20660153"/>
    <w:rsid w:val="20685C13"/>
    <w:rsid w:val="2071180A"/>
    <w:rsid w:val="208D7CB5"/>
    <w:rsid w:val="209926F8"/>
    <w:rsid w:val="209C43DB"/>
    <w:rsid w:val="20B3159D"/>
    <w:rsid w:val="20C312FB"/>
    <w:rsid w:val="20C75063"/>
    <w:rsid w:val="20CA1567"/>
    <w:rsid w:val="20E660D4"/>
    <w:rsid w:val="20E952DB"/>
    <w:rsid w:val="20EB116F"/>
    <w:rsid w:val="20FC322D"/>
    <w:rsid w:val="21000A44"/>
    <w:rsid w:val="21073A19"/>
    <w:rsid w:val="21097F43"/>
    <w:rsid w:val="21233290"/>
    <w:rsid w:val="21273228"/>
    <w:rsid w:val="21416597"/>
    <w:rsid w:val="2151322C"/>
    <w:rsid w:val="2161200E"/>
    <w:rsid w:val="21730AF8"/>
    <w:rsid w:val="217463AC"/>
    <w:rsid w:val="217E4CCA"/>
    <w:rsid w:val="218C544B"/>
    <w:rsid w:val="21AE40B1"/>
    <w:rsid w:val="21B532C9"/>
    <w:rsid w:val="21C87581"/>
    <w:rsid w:val="21CB747A"/>
    <w:rsid w:val="21D37870"/>
    <w:rsid w:val="21D64F58"/>
    <w:rsid w:val="21DC30B3"/>
    <w:rsid w:val="21DC63B9"/>
    <w:rsid w:val="21E47C12"/>
    <w:rsid w:val="21EE26B0"/>
    <w:rsid w:val="21F56BD7"/>
    <w:rsid w:val="22093F58"/>
    <w:rsid w:val="220D52B7"/>
    <w:rsid w:val="220D624D"/>
    <w:rsid w:val="221B2FDE"/>
    <w:rsid w:val="221B399C"/>
    <w:rsid w:val="2220163A"/>
    <w:rsid w:val="22216CB2"/>
    <w:rsid w:val="222742EA"/>
    <w:rsid w:val="22334D26"/>
    <w:rsid w:val="224065CF"/>
    <w:rsid w:val="224D3FB0"/>
    <w:rsid w:val="224E410F"/>
    <w:rsid w:val="22531224"/>
    <w:rsid w:val="225A3C2D"/>
    <w:rsid w:val="22640185"/>
    <w:rsid w:val="22662C9C"/>
    <w:rsid w:val="22692651"/>
    <w:rsid w:val="22741277"/>
    <w:rsid w:val="228113C4"/>
    <w:rsid w:val="22986D35"/>
    <w:rsid w:val="22BA39D9"/>
    <w:rsid w:val="22BB1910"/>
    <w:rsid w:val="22C119B2"/>
    <w:rsid w:val="22D2150E"/>
    <w:rsid w:val="22D45B07"/>
    <w:rsid w:val="22DD1334"/>
    <w:rsid w:val="22E03666"/>
    <w:rsid w:val="22EB020B"/>
    <w:rsid w:val="22F2332E"/>
    <w:rsid w:val="22FB045C"/>
    <w:rsid w:val="232E71CB"/>
    <w:rsid w:val="23307B47"/>
    <w:rsid w:val="23373409"/>
    <w:rsid w:val="233A56E4"/>
    <w:rsid w:val="23737757"/>
    <w:rsid w:val="237C16FE"/>
    <w:rsid w:val="238472B0"/>
    <w:rsid w:val="23900CD0"/>
    <w:rsid w:val="239421BD"/>
    <w:rsid w:val="239D51C6"/>
    <w:rsid w:val="23BE4729"/>
    <w:rsid w:val="23BF1D2A"/>
    <w:rsid w:val="23C927CC"/>
    <w:rsid w:val="23D66E38"/>
    <w:rsid w:val="23DE63E0"/>
    <w:rsid w:val="23FE5F5C"/>
    <w:rsid w:val="24151E6E"/>
    <w:rsid w:val="24207967"/>
    <w:rsid w:val="2429246B"/>
    <w:rsid w:val="243202AC"/>
    <w:rsid w:val="24337912"/>
    <w:rsid w:val="24360A90"/>
    <w:rsid w:val="243640C1"/>
    <w:rsid w:val="243A0A74"/>
    <w:rsid w:val="243D2B5C"/>
    <w:rsid w:val="245007F7"/>
    <w:rsid w:val="245A3A5D"/>
    <w:rsid w:val="24654C7B"/>
    <w:rsid w:val="246E20C2"/>
    <w:rsid w:val="24701F33"/>
    <w:rsid w:val="24720BA0"/>
    <w:rsid w:val="247244A4"/>
    <w:rsid w:val="247D484B"/>
    <w:rsid w:val="24952AB0"/>
    <w:rsid w:val="24965925"/>
    <w:rsid w:val="24C41CF3"/>
    <w:rsid w:val="24C632EC"/>
    <w:rsid w:val="24C673E8"/>
    <w:rsid w:val="24CF6F9F"/>
    <w:rsid w:val="24F529D4"/>
    <w:rsid w:val="250F2124"/>
    <w:rsid w:val="251C6AE5"/>
    <w:rsid w:val="2520484D"/>
    <w:rsid w:val="252B1235"/>
    <w:rsid w:val="253D3911"/>
    <w:rsid w:val="25410F6C"/>
    <w:rsid w:val="25455166"/>
    <w:rsid w:val="254F23CA"/>
    <w:rsid w:val="256D4580"/>
    <w:rsid w:val="25771D51"/>
    <w:rsid w:val="257A4C54"/>
    <w:rsid w:val="257E2FFD"/>
    <w:rsid w:val="25807A3E"/>
    <w:rsid w:val="2584536C"/>
    <w:rsid w:val="25872C57"/>
    <w:rsid w:val="25994F04"/>
    <w:rsid w:val="25CA0C40"/>
    <w:rsid w:val="25E03C49"/>
    <w:rsid w:val="25E44F9A"/>
    <w:rsid w:val="25ED4645"/>
    <w:rsid w:val="26013AF0"/>
    <w:rsid w:val="26032600"/>
    <w:rsid w:val="260B02ED"/>
    <w:rsid w:val="2620447C"/>
    <w:rsid w:val="26245D58"/>
    <w:rsid w:val="262647FD"/>
    <w:rsid w:val="26281F69"/>
    <w:rsid w:val="26294EEB"/>
    <w:rsid w:val="263958DA"/>
    <w:rsid w:val="263D3C7A"/>
    <w:rsid w:val="263E3FA4"/>
    <w:rsid w:val="264266BF"/>
    <w:rsid w:val="26546A95"/>
    <w:rsid w:val="26572919"/>
    <w:rsid w:val="265D4D96"/>
    <w:rsid w:val="26607EC1"/>
    <w:rsid w:val="266E44E9"/>
    <w:rsid w:val="266F02A4"/>
    <w:rsid w:val="267856DC"/>
    <w:rsid w:val="267C2F9A"/>
    <w:rsid w:val="267C643E"/>
    <w:rsid w:val="267E6CF4"/>
    <w:rsid w:val="26841E07"/>
    <w:rsid w:val="26873E2B"/>
    <w:rsid w:val="268849FF"/>
    <w:rsid w:val="26AA3B18"/>
    <w:rsid w:val="26B71CCE"/>
    <w:rsid w:val="26BC5666"/>
    <w:rsid w:val="26C67296"/>
    <w:rsid w:val="26CC0619"/>
    <w:rsid w:val="26D009B2"/>
    <w:rsid w:val="26DF10BF"/>
    <w:rsid w:val="26E52875"/>
    <w:rsid w:val="270E10AC"/>
    <w:rsid w:val="27151056"/>
    <w:rsid w:val="27184A79"/>
    <w:rsid w:val="27187151"/>
    <w:rsid w:val="272A32B5"/>
    <w:rsid w:val="272C403D"/>
    <w:rsid w:val="27303C21"/>
    <w:rsid w:val="273446C6"/>
    <w:rsid w:val="27376E63"/>
    <w:rsid w:val="27580D7F"/>
    <w:rsid w:val="27595F02"/>
    <w:rsid w:val="275D6A77"/>
    <w:rsid w:val="275E720F"/>
    <w:rsid w:val="27672F89"/>
    <w:rsid w:val="276A223C"/>
    <w:rsid w:val="276C6841"/>
    <w:rsid w:val="27877626"/>
    <w:rsid w:val="27890A55"/>
    <w:rsid w:val="278A0E04"/>
    <w:rsid w:val="278A6374"/>
    <w:rsid w:val="279534AF"/>
    <w:rsid w:val="27962E57"/>
    <w:rsid w:val="27997C49"/>
    <w:rsid w:val="279C1A90"/>
    <w:rsid w:val="27A526E4"/>
    <w:rsid w:val="27B93C36"/>
    <w:rsid w:val="27BF1C2A"/>
    <w:rsid w:val="27C7575E"/>
    <w:rsid w:val="27E50FC8"/>
    <w:rsid w:val="27EB1B7D"/>
    <w:rsid w:val="27EB41E7"/>
    <w:rsid w:val="27EF40B1"/>
    <w:rsid w:val="27FC7AC2"/>
    <w:rsid w:val="28150AEA"/>
    <w:rsid w:val="28187D6D"/>
    <w:rsid w:val="284D3934"/>
    <w:rsid w:val="285014F4"/>
    <w:rsid w:val="28632BA8"/>
    <w:rsid w:val="28696396"/>
    <w:rsid w:val="287361D9"/>
    <w:rsid w:val="287820C8"/>
    <w:rsid w:val="28785578"/>
    <w:rsid w:val="287E6DC1"/>
    <w:rsid w:val="2882680B"/>
    <w:rsid w:val="28840E93"/>
    <w:rsid w:val="28864FE3"/>
    <w:rsid w:val="288B5AC0"/>
    <w:rsid w:val="28906303"/>
    <w:rsid w:val="28985ACF"/>
    <w:rsid w:val="28A31D79"/>
    <w:rsid w:val="28A903F2"/>
    <w:rsid w:val="28C95380"/>
    <w:rsid w:val="28D11CC5"/>
    <w:rsid w:val="28D52E43"/>
    <w:rsid w:val="28D531E1"/>
    <w:rsid w:val="28DC239C"/>
    <w:rsid w:val="28DE228F"/>
    <w:rsid w:val="28F922FD"/>
    <w:rsid w:val="28F94AC5"/>
    <w:rsid w:val="28FB2CCB"/>
    <w:rsid w:val="290F04AA"/>
    <w:rsid w:val="29125FBE"/>
    <w:rsid w:val="291838E4"/>
    <w:rsid w:val="29280660"/>
    <w:rsid w:val="29301A4F"/>
    <w:rsid w:val="29316E34"/>
    <w:rsid w:val="294F458E"/>
    <w:rsid w:val="29633191"/>
    <w:rsid w:val="2986577A"/>
    <w:rsid w:val="298D3CFA"/>
    <w:rsid w:val="29982E49"/>
    <w:rsid w:val="299865FB"/>
    <w:rsid w:val="29A300F2"/>
    <w:rsid w:val="29AF104B"/>
    <w:rsid w:val="29B05F07"/>
    <w:rsid w:val="29B56F96"/>
    <w:rsid w:val="29B70F0A"/>
    <w:rsid w:val="29CC6335"/>
    <w:rsid w:val="29D9106B"/>
    <w:rsid w:val="29E4176E"/>
    <w:rsid w:val="29E85634"/>
    <w:rsid w:val="29F51778"/>
    <w:rsid w:val="29FC40C1"/>
    <w:rsid w:val="29FC6B03"/>
    <w:rsid w:val="2A10090E"/>
    <w:rsid w:val="2A1233F9"/>
    <w:rsid w:val="2A160CB6"/>
    <w:rsid w:val="2A1F7C6E"/>
    <w:rsid w:val="2A253903"/>
    <w:rsid w:val="2A351C65"/>
    <w:rsid w:val="2A397C7E"/>
    <w:rsid w:val="2A400222"/>
    <w:rsid w:val="2A5D4305"/>
    <w:rsid w:val="2A6413A1"/>
    <w:rsid w:val="2A657196"/>
    <w:rsid w:val="2A6767A7"/>
    <w:rsid w:val="2A8D05D7"/>
    <w:rsid w:val="2A98622D"/>
    <w:rsid w:val="2AA02619"/>
    <w:rsid w:val="2AA41095"/>
    <w:rsid w:val="2AA75554"/>
    <w:rsid w:val="2AB83BD9"/>
    <w:rsid w:val="2AC71C04"/>
    <w:rsid w:val="2AC7578B"/>
    <w:rsid w:val="2AD85B81"/>
    <w:rsid w:val="2AF45E93"/>
    <w:rsid w:val="2AF734F8"/>
    <w:rsid w:val="2AFF105F"/>
    <w:rsid w:val="2B005CB7"/>
    <w:rsid w:val="2B023A48"/>
    <w:rsid w:val="2B18009E"/>
    <w:rsid w:val="2B21470A"/>
    <w:rsid w:val="2B337691"/>
    <w:rsid w:val="2B37601F"/>
    <w:rsid w:val="2B4E64D8"/>
    <w:rsid w:val="2B5545F8"/>
    <w:rsid w:val="2B680E83"/>
    <w:rsid w:val="2B711ADC"/>
    <w:rsid w:val="2B7A6750"/>
    <w:rsid w:val="2B9061B1"/>
    <w:rsid w:val="2B925E0F"/>
    <w:rsid w:val="2BA07684"/>
    <w:rsid w:val="2BBE2A59"/>
    <w:rsid w:val="2C120963"/>
    <w:rsid w:val="2C19458E"/>
    <w:rsid w:val="2C1D7304"/>
    <w:rsid w:val="2C39704A"/>
    <w:rsid w:val="2C3D1EF3"/>
    <w:rsid w:val="2C414DAF"/>
    <w:rsid w:val="2C530B20"/>
    <w:rsid w:val="2C58373D"/>
    <w:rsid w:val="2C6364C1"/>
    <w:rsid w:val="2C904CBD"/>
    <w:rsid w:val="2C907A20"/>
    <w:rsid w:val="2C950E2A"/>
    <w:rsid w:val="2C984660"/>
    <w:rsid w:val="2C9E1CD6"/>
    <w:rsid w:val="2CAE323F"/>
    <w:rsid w:val="2CC52CF5"/>
    <w:rsid w:val="2CD001CD"/>
    <w:rsid w:val="2CD01747"/>
    <w:rsid w:val="2CEE1316"/>
    <w:rsid w:val="2CFA7508"/>
    <w:rsid w:val="2CFC731C"/>
    <w:rsid w:val="2CFD3A9A"/>
    <w:rsid w:val="2CFE15E1"/>
    <w:rsid w:val="2D0A3EEC"/>
    <w:rsid w:val="2D186BB2"/>
    <w:rsid w:val="2D1C1D4C"/>
    <w:rsid w:val="2D1F1148"/>
    <w:rsid w:val="2D236717"/>
    <w:rsid w:val="2D267AAD"/>
    <w:rsid w:val="2D2C34BE"/>
    <w:rsid w:val="2D332F8D"/>
    <w:rsid w:val="2D5A6C4E"/>
    <w:rsid w:val="2D5C557C"/>
    <w:rsid w:val="2D6772D5"/>
    <w:rsid w:val="2D6B4443"/>
    <w:rsid w:val="2D7309DF"/>
    <w:rsid w:val="2D8529A9"/>
    <w:rsid w:val="2D886C2D"/>
    <w:rsid w:val="2D8A226D"/>
    <w:rsid w:val="2D8C5F9F"/>
    <w:rsid w:val="2D9125E8"/>
    <w:rsid w:val="2D916ABD"/>
    <w:rsid w:val="2DAB0E6C"/>
    <w:rsid w:val="2DAE6839"/>
    <w:rsid w:val="2DB667C4"/>
    <w:rsid w:val="2DB7038D"/>
    <w:rsid w:val="2DBA1EF1"/>
    <w:rsid w:val="2DBE45D5"/>
    <w:rsid w:val="2DC026EB"/>
    <w:rsid w:val="2DC64694"/>
    <w:rsid w:val="2DC92EAB"/>
    <w:rsid w:val="2DDD5811"/>
    <w:rsid w:val="2DE2767C"/>
    <w:rsid w:val="2DEC0069"/>
    <w:rsid w:val="2DEE7A80"/>
    <w:rsid w:val="2DEF7DE2"/>
    <w:rsid w:val="2DF61FBA"/>
    <w:rsid w:val="2DFE764B"/>
    <w:rsid w:val="2E057F36"/>
    <w:rsid w:val="2E1A514A"/>
    <w:rsid w:val="2E1B74EF"/>
    <w:rsid w:val="2E3503FF"/>
    <w:rsid w:val="2E3902F0"/>
    <w:rsid w:val="2E45484E"/>
    <w:rsid w:val="2E4E4C32"/>
    <w:rsid w:val="2E5037D7"/>
    <w:rsid w:val="2E6231F3"/>
    <w:rsid w:val="2E681FE0"/>
    <w:rsid w:val="2E6D3289"/>
    <w:rsid w:val="2E6E5B90"/>
    <w:rsid w:val="2E730D11"/>
    <w:rsid w:val="2E732526"/>
    <w:rsid w:val="2E793C48"/>
    <w:rsid w:val="2E7D5FFE"/>
    <w:rsid w:val="2E914B44"/>
    <w:rsid w:val="2E997996"/>
    <w:rsid w:val="2EA92F11"/>
    <w:rsid w:val="2EC75473"/>
    <w:rsid w:val="2ECA60CE"/>
    <w:rsid w:val="2ECF3AA4"/>
    <w:rsid w:val="2ED31E8A"/>
    <w:rsid w:val="2ED842FE"/>
    <w:rsid w:val="2EE80CF8"/>
    <w:rsid w:val="2EEE1C4A"/>
    <w:rsid w:val="2EFC7992"/>
    <w:rsid w:val="2F275177"/>
    <w:rsid w:val="2F295EBB"/>
    <w:rsid w:val="2F454988"/>
    <w:rsid w:val="2F4A541F"/>
    <w:rsid w:val="2F4B1DC4"/>
    <w:rsid w:val="2F5043F0"/>
    <w:rsid w:val="2F573302"/>
    <w:rsid w:val="2F5D177D"/>
    <w:rsid w:val="2F5F0E90"/>
    <w:rsid w:val="2F617601"/>
    <w:rsid w:val="2F6333BD"/>
    <w:rsid w:val="2F645B65"/>
    <w:rsid w:val="2F677DFE"/>
    <w:rsid w:val="2F6F67BA"/>
    <w:rsid w:val="2F7604B7"/>
    <w:rsid w:val="2F7A7B53"/>
    <w:rsid w:val="2F7B3944"/>
    <w:rsid w:val="2F7C7695"/>
    <w:rsid w:val="2F822F24"/>
    <w:rsid w:val="2F8C0D84"/>
    <w:rsid w:val="2F922CC7"/>
    <w:rsid w:val="2F954B99"/>
    <w:rsid w:val="2F99768C"/>
    <w:rsid w:val="2FB40A19"/>
    <w:rsid w:val="2FBA7BE2"/>
    <w:rsid w:val="2FC9656D"/>
    <w:rsid w:val="2FCB2E2F"/>
    <w:rsid w:val="2FCC4C10"/>
    <w:rsid w:val="2FD15367"/>
    <w:rsid w:val="2FD20D8B"/>
    <w:rsid w:val="2FE12B09"/>
    <w:rsid w:val="2FEE649E"/>
    <w:rsid w:val="2FF06151"/>
    <w:rsid w:val="2FFF0345"/>
    <w:rsid w:val="301E2066"/>
    <w:rsid w:val="301E7798"/>
    <w:rsid w:val="303250F0"/>
    <w:rsid w:val="303A0004"/>
    <w:rsid w:val="30426F72"/>
    <w:rsid w:val="30490B88"/>
    <w:rsid w:val="304D6220"/>
    <w:rsid w:val="30527CC9"/>
    <w:rsid w:val="305337FD"/>
    <w:rsid w:val="305E659F"/>
    <w:rsid w:val="30686B78"/>
    <w:rsid w:val="30716DF3"/>
    <w:rsid w:val="30753BD8"/>
    <w:rsid w:val="30772044"/>
    <w:rsid w:val="3084421F"/>
    <w:rsid w:val="30A2413E"/>
    <w:rsid w:val="30A72D3F"/>
    <w:rsid w:val="30A924EE"/>
    <w:rsid w:val="30B0589F"/>
    <w:rsid w:val="30C55756"/>
    <w:rsid w:val="30C90175"/>
    <w:rsid w:val="30D67F60"/>
    <w:rsid w:val="30EC61A6"/>
    <w:rsid w:val="30F74F9E"/>
    <w:rsid w:val="30FF7BDF"/>
    <w:rsid w:val="31001296"/>
    <w:rsid w:val="311C6CE3"/>
    <w:rsid w:val="311D5355"/>
    <w:rsid w:val="31255D40"/>
    <w:rsid w:val="312F07BC"/>
    <w:rsid w:val="313C2162"/>
    <w:rsid w:val="315F31B4"/>
    <w:rsid w:val="31757A60"/>
    <w:rsid w:val="31760EC4"/>
    <w:rsid w:val="31874FED"/>
    <w:rsid w:val="318919C5"/>
    <w:rsid w:val="318B4759"/>
    <w:rsid w:val="31B85E07"/>
    <w:rsid w:val="31BB73C7"/>
    <w:rsid w:val="31C87A23"/>
    <w:rsid w:val="31C970FA"/>
    <w:rsid w:val="31CF049A"/>
    <w:rsid w:val="31D054E4"/>
    <w:rsid w:val="31E965AF"/>
    <w:rsid w:val="31EF4EEB"/>
    <w:rsid w:val="31FF7D24"/>
    <w:rsid w:val="321D2BBB"/>
    <w:rsid w:val="321F406E"/>
    <w:rsid w:val="3222152E"/>
    <w:rsid w:val="32235C52"/>
    <w:rsid w:val="32315846"/>
    <w:rsid w:val="32435607"/>
    <w:rsid w:val="324D3389"/>
    <w:rsid w:val="32504FF7"/>
    <w:rsid w:val="325515D6"/>
    <w:rsid w:val="32555E94"/>
    <w:rsid w:val="3256746E"/>
    <w:rsid w:val="325778D3"/>
    <w:rsid w:val="32634256"/>
    <w:rsid w:val="326B2B56"/>
    <w:rsid w:val="327544B2"/>
    <w:rsid w:val="329D0F90"/>
    <w:rsid w:val="32AB7442"/>
    <w:rsid w:val="32B24696"/>
    <w:rsid w:val="32B25ED6"/>
    <w:rsid w:val="32B53932"/>
    <w:rsid w:val="32B5609D"/>
    <w:rsid w:val="32DA5346"/>
    <w:rsid w:val="32E44E4A"/>
    <w:rsid w:val="32E9453E"/>
    <w:rsid w:val="33020208"/>
    <w:rsid w:val="33022FCA"/>
    <w:rsid w:val="330D6882"/>
    <w:rsid w:val="33112856"/>
    <w:rsid w:val="332C2DB5"/>
    <w:rsid w:val="333136DF"/>
    <w:rsid w:val="33333DBF"/>
    <w:rsid w:val="333D0222"/>
    <w:rsid w:val="3343430D"/>
    <w:rsid w:val="334A66E2"/>
    <w:rsid w:val="334D6F7C"/>
    <w:rsid w:val="33577EC7"/>
    <w:rsid w:val="335A7715"/>
    <w:rsid w:val="33610087"/>
    <w:rsid w:val="337156EC"/>
    <w:rsid w:val="3391235D"/>
    <w:rsid w:val="33A349B6"/>
    <w:rsid w:val="33B23CE9"/>
    <w:rsid w:val="33BD43D2"/>
    <w:rsid w:val="33BF3F29"/>
    <w:rsid w:val="33CD63D4"/>
    <w:rsid w:val="33D31C48"/>
    <w:rsid w:val="33D52D24"/>
    <w:rsid w:val="33D56580"/>
    <w:rsid w:val="33E536EE"/>
    <w:rsid w:val="33E803CA"/>
    <w:rsid w:val="34025E59"/>
    <w:rsid w:val="340A6424"/>
    <w:rsid w:val="34211899"/>
    <w:rsid w:val="34492500"/>
    <w:rsid w:val="344A5309"/>
    <w:rsid w:val="34660D64"/>
    <w:rsid w:val="34685969"/>
    <w:rsid w:val="34753E32"/>
    <w:rsid w:val="34873ACB"/>
    <w:rsid w:val="34922841"/>
    <w:rsid w:val="34A64865"/>
    <w:rsid w:val="34B257AA"/>
    <w:rsid w:val="34C4286F"/>
    <w:rsid w:val="34C5778B"/>
    <w:rsid w:val="34CA2CCE"/>
    <w:rsid w:val="34CC67DC"/>
    <w:rsid w:val="34DA7768"/>
    <w:rsid w:val="34F364D0"/>
    <w:rsid w:val="34FF2B9A"/>
    <w:rsid w:val="350D3137"/>
    <w:rsid w:val="351845D7"/>
    <w:rsid w:val="351B0008"/>
    <w:rsid w:val="351C2E4A"/>
    <w:rsid w:val="3522019B"/>
    <w:rsid w:val="352A1EC4"/>
    <w:rsid w:val="352A4929"/>
    <w:rsid w:val="352D7F18"/>
    <w:rsid w:val="353252B7"/>
    <w:rsid w:val="353E3990"/>
    <w:rsid w:val="353E5A5B"/>
    <w:rsid w:val="353F07C3"/>
    <w:rsid w:val="356948CA"/>
    <w:rsid w:val="356D65EA"/>
    <w:rsid w:val="357706C4"/>
    <w:rsid w:val="35792678"/>
    <w:rsid w:val="357F5F17"/>
    <w:rsid w:val="358D28B5"/>
    <w:rsid w:val="358F3C7F"/>
    <w:rsid w:val="35983BE6"/>
    <w:rsid w:val="359B0C19"/>
    <w:rsid w:val="35A64D4A"/>
    <w:rsid w:val="35CA4E4B"/>
    <w:rsid w:val="35DD7C4C"/>
    <w:rsid w:val="35DF414E"/>
    <w:rsid w:val="35E561FC"/>
    <w:rsid w:val="35E8607A"/>
    <w:rsid w:val="35EB6045"/>
    <w:rsid w:val="35FA1D4A"/>
    <w:rsid w:val="3607168B"/>
    <w:rsid w:val="3608390B"/>
    <w:rsid w:val="360D2578"/>
    <w:rsid w:val="36105E74"/>
    <w:rsid w:val="361E0EE9"/>
    <w:rsid w:val="36206B13"/>
    <w:rsid w:val="36223F28"/>
    <w:rsid w:val="3624295E"/>
    <w:rsid w:val="362B5BAE"/>
    <w:rsid w:val="36413787"/>
    <w:rsid w:val="364C04F6"/>
    <w:rsid w:val="36575857"/>
    <w:rsid w:val="36627587"/>
    <w:rsid w:val="366955D9"/>
    <w:rsid w:val="36755684"/>
    <w:rsid w:val="36772C82"/>
    <w:rsid w:val="36882644"/>
    <w:rsid w:val="368E5CDB"/>
    <w:rsid w:val="36AA5A8E"/>
    <w:rsid w:val="36BD3456"/>
    <w:rsid w:val="36CF4BD4"/>
    <w:rsid w:val="36E82D25"/>
    <w:rsid w:val="36EC4EB9"/>
    <w:rsid w:val="37021757"/>
    <w:rsid w:val="370F718D"/>
    <w:rsid w:val="37157BE2"/>
    <w:rsid w:val="3716389F"/>
    <w:rsid w:val="371817B7"/>
    <w:rsid w:val="371F0F1F"/>
    <w:rsid w:val="37210501"/>
    <w:rsid w:val="372E01D7"/>
    <w:rsid w:val="374034AD"/>
    <w:rsid w:val="37454ECA"/>
    <w:rsid w:val="37502764"/>
    <w:rsid w:val="37513362"/>
    <w:rsid w:val="37513529"/>
    <w:rsid w:val="375326A6"/>
    <w:rsid w:val="375D0FD3"/>
    <w:rsid w:val="37705C0B"/>
    <w:rsid w:val="377515E1"/>
    <w:rsid w:val="37756F3B"/>
    <w:rsid w:val="3777008A"/>
    <w:rsid w:val="3779086A"/>
    <w:rsid w:val="377C5F05"/>
    <w:rsid w:val="378F7E61"/>
    <w:rsid w:val="37A43417"/>
    <w:rsid w:val="37AF70A5"/>
    <w:rsid w:val="37B02C1D"/>
    <w:rsid w:val="37CB03A7"/>
    <w:rsid w:val="37D01464"/>
    <w:rsid w:val="37D409EE"/>
    <w:rsid w:val="37E47A8D"/>
    <w:rsid w:val="37EC4EF5"/>
    <w:rsid w:val="37EF7CA6"/>
    <w:rsid w:val="37FE1BB0"/>
    <w:rsid w:val="380959DF"/>
    <w:rsid w:val="383475B2"/>
    <w:rsid w:val="383C0768"/>
    <w:rsid w:val="385A3FED"/>
    <w:rsid w:val="38665C4E"/>
    <w:rsid w:val="386B4A17"/>
    <w:rsid w:val="386E0B14"/>
    <w:rsid w:val="38770C5D"/>
    <w:rsid w:val="387F5DB9"/>
    <w:rsid w:val="388D2B7E"/>
    <w:rsid w:val="38A7542F"/>
    <w:rsid w:val="38A8253A"/>
    <w:rsid w:val="38AD64A4"/>
    <w:rsid w:val="38B164C9"/>
    <w:rsid w:val="38BD50AF"/>
    <w:rsid w:val="38D3502B"/>
    <w:rsid w:val="38DE0E33"/>
    <w:rsid w:val="38E826C8"/>
    <w:rsid w:val="38EB3292"/>
    <w:rsid w:val="38F22367"/>
    <w:rsid w:val="38F83946"/>
    <w:rsid w:val="38F950E3"/>
    <w:rsid w:val="38FE2942"/>
    <w:rsid w:val="3912179F"/>
    <w:rsid w:val="391858C9"/>
    <w:rsid w:val="39471365"/>
    <w:rsid w:val="39497091"/>
    <w:rsid w:val="395379A8"/>
    <w:rsid w:val="397362FD"/>
    <w:rsid w:val="39746E5F"/>
    <w:rsid w:val="39837B92"/>
    <w:rsid w:val="398634A6"/>
    <w:rsid w:val="398A0A2A"/>
    <w:rsid w:val="398E0FC7"/>
    <w:rsid w:val="39A51BC5"/>
    <w:rsid w:val="39A66CF5"/>
    <w:rsid w:val="39C268F3"/>
    <w:rsid w:val="39C552A1"/>
    <w:rsid w:val="39CE49D1"/>
    <w:rsid w:val="39DA054E"/>
    <w:rsid w:val="39FE07ED"/>
    <w:rsid w:val="3A0B743C"/>
    <w:rsid w:val="3A1B6A6B"/>
    <w:rsid w:val="3A1F77CA"/>
    <w:rsid w:val="3A210FC8"/>
    <w:rsid w:val="3A21690F"/>
    <w:rsid w:val="3A2C3E14"/>
    <w:rsid w:val="3A33382C"/>
    <w:rsid w:val="3A365428"/>
    <w:rsid w:val="3A595698"/>
    <w:rsid w:val="3A614165"/>
    <w:rsid w:val="3A6518B9"/>
    <w:rsid w:val="3A7E2747"/>
    <w:rsid w:val="3A8069A2"/>
    <w:rsid w:val="3A81686A"/>
    <w:rsid w:val="3A936603"/>
    <w:rsid w:val="3A937820"/>
    <w:rsid w:val="3A975CFC"/>
    <w:rsid w:val="3A9A512B"/>
    <w:rsid w:val="3AAC7413"/>
    <w:rsid w:val="3AB0587E"/>
    <w:rsid w:val="3AB2552F"/>
    <w:rsid w:val="3AB845D4"/>
    <w:rsid w:val="3ABA1A3A"/>
    <w:rsid w:val="3ABA6A30"/>
    <w:rsid w:val="3ABF4DFB"/>
    <w:rsid w:val="3ACB0763"/>
    <w:rsid w:val="3ACE01AA"/>
    <w:rsid w:val="3AE64069"/>
    <w:rsid w:val="3AF30140"/>
    <w:rsid w:val="3AF66F0D"/>
    <w:rsid w:val="3AF8157D"/>
    <w:rsid w:val="3B0260E6"/>
    <w:rsid w:val="3B0D72C8"/>
    <w:rsid w:val="3B100E5D"/>
    <w:rsid w:val="3B1201A1"/>
    <w:rsid w:val="3B372BE9"/>
    <w:rsid w:val="3B3C48D0"/>
    <w:rsid w:val="3B3D3A35"/>
    <w:rsid w:val="3B4009B8"/>
    <w:rsid w:val="3B54369F"/>
    <w:rsid w:val="3B605028"/>
    <w:rsid w:val="3B614414"/>
    <w:rsid w:val="3B683E0C"/>
    <w:rsid w:val="3B75705C"/>
    <w:rsid w:val="3B7F7B38"/>
    <w:rsid w:val="3B88593F"/>
    <w:rsid w:val="3B9B27F7"/>
    <w:rsid w:val="3B9E695A"/>
    <w:rsid w:val="3BA71C75"/>
    <w:rsid w:val="3BB0655D"/>
    <w:rsid w:val="3BC713BE"/>
    <w:rsid w:val="3BCB6EBA"/>
    <w:rsid w:val="3BDA738C"/>
    <w:rsid w:val="3BDD0688"/>
    <w:rsid w:val="3BE00437"/>
    <w:rsid w:val="3BE7762E"/>
    <w:rsid w:val="3BEC2673"/>
    <w:rsid w:val="3BF579C3"/>
    <w:rsid w:val="3BF93087"/>
    <w:rsid w:val="3BFD31EE"/>
    <w:rsid w:val="3C034F1B"/>
    <w:rsid w:val="3C066E3F"/>
    <w:rsid w:val="3C1C6807"/>
    <w:rsid w:val="3C206935"/>
    <w:rsid w:val="3C297CAC"/>
    <w:rsid w:val="3C2C29D7"/>
    <w:rsid w:val="3C370D49"/>
    <w:rsid w:val="3C5032D2"/>
    <w:rsid w:val="3C582251"/>
    <w:rsid w:val="3C5E6A81"/>
    <w:rsid w:val="3C5F3A32"/>
    <w:rsid w:val="3C764D17"/>
    <w:rsid w:val="3C9C0442"/>
    <w:rsid w:val="3CAB6ACA"/>
    <w:rsid w:val="3CC673CF"/>
    <w:rsid w:val="3CCD2CF4"/>
    <w:rsid w:val="3CDD1AF7"/>
    <w:rsid w:val="3CDF42CE"/>
    <w:rsid w:val="3CE820EB"/>
    <w:rsid w:val="3CF0099A"/>
    <w:rsid w:val="3CF06BC8"/>
    <w:rsid w:val="3D044842"/>
    <w:rsid w:val="3D0E5CFB"/>
    <w:rsid w:val="3D116FEB"/>
    <w:rsid w:val="3D2D3151"/>
    <w:rsid w:val="3D44691B"/>
    <w:rsid w:val="3D457582"/>
    <w:rsid w:val="3D5403EC"/>
    <w:rsid w:val="3D5840ED"/>
    <w:rsid w:val="3D5A5C53"/>
    <w:rsid w:val="3D5B25C1"/>
    <w:rsid w:val="3D5B2695"/>
    <w:rsid w:val="3D603F32"/>
    <w:rsid w:val="3D6374E1"/>
    <w:rsid w:val="3D647769"/>
    <w:rsid w:val="3D6C0E95"/>
    <w:rsid w:val="3D8C17BF"/>
    <w:rsid w:val="3D8E295C"/>
    <w:rsid w:val="3D927381"/>
    <w:rsid w:val="3DA34C93"/>
    <w:rsid w:val="3DA47926"/>
    <w:rsid w:val="3DA9748C"/>
    <w:rsid w:val="3DB529B0"/>
    <w:rsid w:val="3DBE1F09"/>
    <w:rsid w:val="3DC0708D"/>
    <w:rsid w:val="3DD532BD"/>
    <w:rsid w:val="3DE17960"/>
    <w:rsid w:val="3DED5306"/>
    <w:rsid w:val="3DF93F19"/>
    <w:rsid w:val="3DFA4440"/>
    <w:rsid w:val="3DFF5B04"/>
    <w:rsid w:val="3E1104C0"/>
    <w:rsid w:val="3E323FD8"/>
    <w:rsid w:val="3E39092F"/>
    <w:rsid w:val="3E3E1C55"/>
    <w:rsid w:val="3E4132E5"/>
    <w:rsid w:val="3E434DBC"/>
    <w:rsid w:val="3E475A24"/>
    <w:rsid w:val="3E4E0075"/>
    <w:rsid w:val="3E4F72EF"/>
    <w:rsid w:val="3E552CEB"/>
    <w:rsid w:val="3E577BB9"/>
    <w:rsid w:val="3E6014AA"/>
    <w:rsid w:val="3E6B0422"/>
    <w:rsid w:val="3E7C7515"/>
    <w:rsid w:val="3E935CE5"/>
    <w:rsid w:val="3EA001CB"/>
    <w:rsid w:val="3EB57064"/>
    <w:rsid w:val="3ECD2B02"/>
    <w:rsid w:val="3ECD3A7A"/>
    <w:rsid w:val="3EE23E89"/>
    <w:rsid w:val="3F040E74"/>
    <w:rsid w:val="3F0572E3"/>
    <w:rsid w:val="3F0D4A08"/>
    <w:rsid w:val="3F1C704E"/>
    <w:rsid w:val="3F3F32C3"/>
    <w:rsid w:val="3F59269B"/>
    <w:rsid w:val="3F5E242F"/>
    <w:rsid w:val="3F6E0014"/>
    <w:rsid w:val="3F7255ED"/>
    <w:rsid w:val="3F7857CE"/>
    <w:rsid w:val="3F812A6E"/>
    <w:rsid w:val="3F847D0C"/>
    <w:rsid w:val="3F855295"/>
    <w:rsid w:val="3FD633E9"/>
    <w:rsid w:val="3FDB7E68"/>
    <w:rsid w:val="3FDD5E7B"/>
    <w:rsid w:val="3FFD2A75"/>
    <w:rsid w:val="3FFF2BA1"/>
    <w:rsid w:val="40003D88"/>
    <w:rsid w:val="4003525F"/>
    <w:rsid w:val="400D7196"/>
    <w:rsid w:val="40115D27"/>
    <w:rsid w:val="401630DC"/>
    <w:rsid w:val="40170C67"/>
    <w:rsid w:val="40393331"/>
    <w:rsid w:val="404F2F5B"/>
    <w:rsid w:val="40532667"/>
    <w:rsid w:val="40537DC4"/>
    <w:rsid w:val="406047D2"/>
    <w:rsid w:val="406777A1"/>
    <w:rsid w:val="406C4289"/>
    <w:rsid w:val="40754D86"/>
    <w:rsid w:val="407C7321"/>
    <w:rsid w:val="40841484"/>
    <w:rsid w:val="40863DBE"/>
    <w:rsid w:val="408E30A3"/>
    <w:rsid w:val="40912686"/>
    <w:rsid w:val="40A117CB"/>
    <w:rsid w:val="40AB0261"/>
    <w:rsid w:val="40B275E7"/>
    <w:rsid w:val="40C9349C"/>
    <w:rsid w:val="40DE30FA"/>
    <w:rsid w:val="40E31179"/>
    <w:rsid w:val="40EB0466"/>
    <w:rsid w:val="410667CE"/>
    <w:rsid w:val="41067C12"/>
    <w:rsid w:val="410F39B6"/>
    <w:rsid w:val="410F4758"/>
    <w:rsid w:val="41192C89"/>
    <w:rsid w:val="412F48F3"/>
    <w:rsid w:val="415604B0"/>
    <w:rsid w:val="41574064"/>
    <w:rsid w:val="41584DDB"/>
    <w:rsid w:val="415C4E73"/>
    <w:rsid w:val="41611CD9"/>
    <w:rsid w:val="41651A2D"/>
    <w:rsid w:val="416D3F8F"/>
    <w:rsid w:val="41762ADB"/>
    <w:rsid w:val="417A2E99"/>
    <w:rsid w:val="41A40F47"/>
    <w:rsid w:val="41A912F8"/>
    <w:rsid w:val="41B0527E"/>
    <w:rsid w:val="41B44C5A"/>
    <w:rsid w:val="41C5437A"/>
    <w:rsid w:val="41CE677A"/>
    <w:rsid w:val="41D278E7"/>
    <w:rsid w:val="41EB623A"/>
    <w:rsid w:val="421E09C5"/>
    <w:rsid w:val="42201A85"/>
    <w:rsid w:val="4221553C"/>
    <w:rsid w:val="4222381B"/>
    <w:rsid w:val="4223272C"/>
    <w:rsid w:val="422902A2"/>
    <w:rsid w:val="423764CF"/>
    <w:rsid w:val="423E2D13"/>
    <w:rsid w:val="4248748E"/>
    <w:rsid w:val="424E0FA3"/>
    <w:rsid w:val="424E351B"/>
    <w:rsid w:val="425C3932"/>
    <w:rsid w:val="426B2F5D"/>
    <w:rsid w:val="42701E7A"/>
    <w:rsid w:val="427515F1"/>
    <w:rsid w:val="428E5F48"/>
    <w:rsid w:val="42902B8E"/>
    <w:rsid w:val="4293655D"/>
    <w:rsid w:val="429844E7"/>
    <w:rsid w:val="42990A3F"/>
    <w:rsid w:val="429D6663"/>
    <w:rsid w:val="42B766B6"/>
    <w:rsid w:val="42B8167A"/>
    <w:rsid w:val="42C10364"/>
    <w:rsid w:val="42C92866"/>
    <w:rsid w:val="42E36B2B"/>
    <w:rsid w:val="42E474ED"/>
    <w:rsid w:val="42EB0A25"/>
    <w:rsid w:val="42EB69D3"/>
    <w:rsid w:val="42EC2568"/>
    <w:rsid w:val="42FD0811"/>
    <w:rsid w:val="43240340"/>
    <w:rsid w:val="432413C1"/>
    <w:rsid w:val="432E5163"/>
    <w:rsid w:val="433C1772"/>
    <w:rsid w:val="433D4C7A"/>
    <w:rsid w:val="434005A1"/>
    <w:rsid w:val="435A1823"/>
    <w:rsid w:val="436E0D60"/>
    <w:rsid w:val="43820613"/>
    <w:rsid w:val="439449E8"/>
    <w:rsid w:val="43A06702"/>
    <w:rsid w:val="43AC4764"/>
    <w:rsid w:val="43B814FA"/>
    <w:rsid w:val="43B8693A"/>
    <w:rsid w:val="43BB6FC7"/>
    <w:rsid w:val="43C51ABB"/>
    <w:rsid w:val="43D21738"/>
    <w:rsid w:val="43D26E4B"/>
    <w:rsid w:val="43DC4056"/>
    <w:rsid w:val="43EC1507"/>
    <w:rsid w:val="43FA30DC"/>
    <w:rsid w:val="44076442"/>
    <w:rsid w:val="44143B9F"/>
    <w:rsid w:val="44195803"/>
    <w:rsid w:val="444315DB"/>
    <w:rsid w:val="44511187"/>
    <w:rsid w:val="44586CB5"/>
    <w:rsid w:val="446827F1"/>
    <w:rsid w:val="446C378D"/>
    <w:rsid w:val="447E4266"/>
    <w:rsid w:val="448E4D41"/>
    <w:rsid w:val="449A3A3D"/>
    <w:rsid w:val="449B2C53"/>
    <w:rsid w:val="449C5FB6"/>
    <w:rsid w:val="44AA40FC"/>
    <w:rsid w:val="44AF76CD"/>
    <w:rsid w:val="44B34EA2"/>
    <w:rsid w:val="44B82907"/>
    <w:rsid w:val="44C0346A"/>
    <w:rsid w:val="44C3571F"/>
    <w:rsid w:val="44C37508"/>
    <w:rsid w:val="44DA7EB1"/>
    <w:rsid w:val="44DC4790"/>
    <w:rsid w:val="44F1003D"/>
    <w:rsid w:val="44FD7464"/>
    <w:rsid w:val="450671C6"/>
    <w:rsid w:val="450B58DA"/>
    <w:rsid w:val="45231C1E"/>
    <w:rsid w:val="45446687"/>
    <w:rsid w:val="454E78EE"/>
    <w:rsid w:val="455C2737"/>
    <w:rsid w:val="4567406C"/>
    <w:rsid w:val="456C17AB"/>
    <w:rsid w:val="45775B6C"/>
    <w:rsid w:val="457E1963"/>
    <w:rsid w:val="457F78E4"/>
    <w:rsid w:val="45917017"/>
    <w:rsid w:val="459677AF"/>
    <w:rsid w:val="45B9547A"/>
    <w:rsid w:val="45BD5C46"/>
    <w:rsid w:val="45C34237"/>
    <w:rsid w:val="45C87516"/>
    <w:rsid w:val="45CC70EF"/>
    <w:rsid w:val="45D740AD"/>
    <w:rsid w:val="45DA1EE5"/>
    <w:rsid w:val="45E041B7"/>
    <w:rsid w:val="45F77DA2"/>
    <w:rsid w:val="45FB24DD"/>
    <w:rsid w:val="460E6C5A"/>
    <w:rsid w:val="4618685D"/>
    <w:rsid w:val="461A175E"/>
    <w:rsid w:val="461B1F55"/>
    <w:rsid w:val="462865BE"/>
    <w:rsid w:val="463C3633"/>
    <w:rsid w:val="46433346"/>
    <w:rsid w:val="46435691"/>
    <w:rsid w:val="464A1524"/>
    <w:rsid w:val="465C2BE6"/>
    <w:rsid w:val="46736BB5"/>
    <w:rsid w:val="469313FA"/>
    <w:rsid w:val="469531EA"/>
    <w:rsid w:val="469C79E4"/>
    <w:rsid w:val="46A140A9"/>
    <w:rsid w:val="46A723E2"/>
    <w:rsid w:val="46AD4238"/>
    <w:rsid w:val="46AE0751"/>
    <w:rsid w:val="46B62E22"/>
    <w:rsid w:val="46CB0E6C"/>
    <w:rsid w:val="46D26A50"/>
    <w:rsid w:val="46DC2AA9"/>
    <w:rsid w:val="46E6391A"/>
    <w:rsid w:val="46EE3F6B"/>
    <w:rsid w:val="46F505F2"/>
    <w:rsid w:val="46F8706D"/>
    <w:rsid w:val="47101210"/>
    <w:rsid w:val="472838C2"/>
    <w:rsid w:val="47360E75"/>
    <w:rsid w:val="473C0703"/>
    <w:rsid w:val="47536575"/>
    <w:rsid w:val="475D195B"/>
    <w:rsid w:val="476E47C1"/>
    <w:rsid w:val="476E757D"/>
    <w:rsid w:val="477936E2"/>
    <w:rsid w:val="47B22326"/>
    <w:rsid w:val="47B42C4C"/>
    <w:rsid w:val="47B6231D"/>
    <w:rsid w:val="47DB6670"/>
    <w:rsid w:val="47E72A61"/>
    <w:rsid w:val="47EE00DD"/>
    <w:rsid w:val="47FE5712"/>
    <w:rsid w:val="480079BA"/>
    <w:rsid w:val="480B7C10"/>
    <w:rsid w:val="48291C5C"/>
    <w:rsid w:val="482D636F"/>
    <w:rsid w:val="48311E21"/>
    <w:rsid w:val="4843014D"/>
    <w:rsid w:val="484A0D7E"/>
    <w:rsid w:val="485846BB"/>
    <w:rsid w:val="486A035F"/>
    <w:rsid w:val="489478B3"/>
    <w:rsid w:val="48965896"/>
    <w:rsid w:val="48A44AC8"/>
    <w:rsid w:val="48BC23BE"/>
    <w:rsid w:val="48C15ECD"/>
    <w:rsid w:val="48C96CEA"/>
    <w:rsid w:val="48CE3A66"/>
    <w:rsid w:val="48D54589"/>
    <w:rsid w:val="48D56F94"/>
    <w:rsid w:val="48DA40DD"/>
    <w:rsid w:val="48E301AE"/>
    <w:rsid w:val="48E47AB8"/>
    <w:rsid w:val="48E91E68"/>
    <w:rsid w:val="48EB713B"/>
    <w:rsid w:val="48F77F90"/>
    <w:rsid w:val="48FA735A"/>
    <w:rsid w:val="49092645"/>
    <w:rsid w:val="4925251D"/>
    <w:rsid w:val="492805AB"/>
    <w:rsid w:val="49290809"/>
    <w:rsid w:val="492F0956"/>
    <w:rsid w:val="4945687E"/>
    <w:rsid w:val="49464244"/>
    <w:rsid w:val="494F06C2"/>
    <w:rsid w:val="495202EE"/>
    <w:rsid w:val="49545EF9"/>
    <w:rsid w:val="49675CF9"/>
    <w:rsid w:val="49756D6D"/>
    <w:rsid w:val="49757E1D"/>
    <w:rsid w:val="499D3E49"/>
    <w:rsid w:val="49A0062A"/>
    <w:rsid w:val="49A44023"/>
    <w:rsid w:val="49A65503"/>
    <w:rsid w:val="49B84E12"/>
    <w:rsid w:val="49BC2E76"/>
    <w:rsid w:val="49D76DB4"/>
    <w:rsid w:val="49DB238F"/>
    <w:rsid w:val="49DD4D2D"/>
    <w:rsid w:val="49E14BF5"/>
    <w:rsid w:val="49ED0A48"/>
    <w:rsid w:val="49ED6678"/>
    <w:rsid w:val="49FB2B3F"/>
    <w:rsid w:val="4A2B2024"/>
    <w:rsid w:val="4A2C43D8"/>
    <w:rsid w:val="4A2C7610"/>
    <w:rsid w:val="4A3A31F2"/>
    <w:rsid w:val="4A3D4F5D"/>
    <w:rsid w:val="4A3F1A74"/>
    <w:rsid w:val="4A482D59"/>
    <w:rsid w:val="4A544716"/>
    <w:rsid w:val="4A635148"/>
    <w:rsid w:val="4A63514B"/>
    <w:rsid w:val="4A667BE0"/>
    <w:rsid w:val="4A676B46"/>
    <w:rsid w:val="4A6B5F7B"/>
    <w:rsid w:val="4A7F6271"/>
    <w:rsid w:val="4A863620"/>
    <w:rsid w:val="4A865944"/>
    <w:rsid w:val="4A8C37B2"/>
    <w:rsid w:val="4A95200A"/>
    <w:rsid w:val="4A960BD1"/>
    <w:rsid w:val="4A983301"/>
    <w:rsid w:val="4AAD7425"/>
    <w:rsid w:val="4AB23A73"/>
    <w:rsid w:val="4AB27DD9"/>
    <w:rsid w:val="4AC01F4B"/>
    <w:rsid w:val="4AC7204C"/>
    <w:rsid w:val="4ACB4709"/>
    <w:rsid w:val="4ACE056D"/>
    <w:rsid w:val="4AD62687"/>
    <w:rsid w:val="4ADE37FF"/>
    <w:rsid w:val="4AEB66E3"/>
    <w:rsid w:val="4AF85673"/>
    <w:rsid w:val="4AFC2CA6"/>
    <w:rsid w:val="4AFE5AAD"/>
    <w:rsid w:val="4B190384"/>
    <w:rsid w:val="4B227076"/>
    <w:rsid w:val="4B2C3CCB"/>
    <w:rsid w:val="4B2F7B28"/>
    <w:rsid w:val="4B31062A"/>
    <w:rsid w:val="4B357686"/>
    <w:rsid w:val="4B3726D3"/>
    <w:rsid w:val="4B403356"/>
    <w:rsid w:val="4B550205"/>
    <w:rsid w:val="4B556AB9"/>
    <w:rsid w:val="4B5910E4"/>
    <w:rsid w:val="4B5C0F1E"/>
    <w:rsid w:val="4B5F5ED8"/>
    <w:rsid w:val="4B637B64"/>
    <w:rsid w:val="4B764BB0"/>
    <w:rsid w:val="4B776E8A"/>
    <w:rsid w:val="4B954A41"/>
    <w:rsid w:val="4B9E21B6"/>
    <w:rsid w:val="4B9F1021"/>
    <w:rsid w:val="4BA05266"/>
    <w:rsid w:val="4BA436DF"/>
    <w:rsid w:val="4BA55388"/>
    <w:rsid w:val="4BAE101F"/>
    <w:rsid w:val="4BC75892"/>
    <w:rsid w:val="4BCD3AE9"/>
    <w:rsid w:val="4BD36371"/>
    <w:rsid w:val="4BD95FA8"/>
    <w:rsid w:val="4BFE5357"/>
    <w:rsid w:val="4C017F79"/>
    <w:rsid w:val="4C06339B"/>
    <w:rsid w:val="4C110CBC"/>
    <w:rsid w:val="4C141971"/>
    <w:rsid w:val="4C206384"/>
    <w:rsid w:val="4C231EAE"/>
    <w:rsid w:val="4C303BF2"/>
    <w:rsid w:val="4C310A5C"/>
    <w:rsid w:val="4C3121D5"/>
    <w:rsid w:val="4C3C1A65"/>
    <w:rsid w:val="4C3F5E7F"/>
    <w:rsid w:val="4C505D9B"/>
    <w:rsid w:val="4C5629B2"/>
    <w:rsid w:val="4C577BA6"/>
    <w:rsid w:val="4C580232"/>
    <w:rsid w:val="4C5D784C"/>
    <w:rsid w:val="4C645DAB"/>
    <w:rsid w:val="4C6B490A"/>
    <w:rsid w:val="4C743908"/>
    <w:rsid w:val="4C7B1C0F"/>
    <w:rsid w:val="4C8C7C7C"/>
    <w:rsid w:val="4C8D5C9A"/>
    <w:rsid w:val="4CD25E9A"/>
    <w:rsid w:val="4CD820FD"/>
    <w:rsid w:val="4CE24639"/>
    <w:rsid w:val="4CEB73BF"/>
    <w:rsid w:val="4CFB681D"/>
    <w:rsid w:val="4CFF0D03"/>
    <w:rsid w:val="4D035C0A"/>
    <w:rsid w:val="4D2413E8"/>
    <w:rsid w:val="4D24443A"/>
    <w:rsid w:val="4D363E96"/>
    <w:rsid w:val="4D442B51"/>
    <w:rsid w:val="4D475FE0"/>
    <w:rsid w:val="4D4A5715"/>
    <w:rsid w:val="4D4A7CCF"/>
    <w:rsid w:val="4D520258"/>
    <w:rsid w:val="4D5317D8"/>
    <w:rsid w:val="4D5F0B1B"/>
    <w:rsid w:val="4D5F6663"/>
    <w:rsid w:val="4D762B3B"/>
    <w:rsid w:val="4D775835"/>
    <w:rsid w:val="4D7A4E29"/>
    <w:rsid w:val="4D8F55B9"/>
    <w:rsid w:val="4D921CC4"/>
    <w:rsid w:val="4D9C65F6"/>
    <w:rsid w:val="4DA5726D"/>
    <w:rsid w:val="4DB94205"/>
    <w:rsid w:val="4DB972B2"/>
    <w:rsid w:val="4DBE788F"/>
    <w:rsid w:val="4DD966A7"/>
    <w:rsid w:val="4DDC61E7"/>
    <w:rsid w:val="4DEA1726"/>
    <w:rsid w:val="4DEF042C"/>
    <w:rsid w:val="4DEF17FD"/>
    <w:rsid w:val="4E0077C9"/>
    <w:rsid w:val="4E04647B"/>
    <w:rsid w:val="4E194D70"/>
    <w:rsid w:val="4E19765C"/>
    <w:rsid w:val="4E1E34C6"/>
    <w:rsid w:val="4E2E0DBE"/>
    <w:rsid w:val="4E376C5D"/>
    <w:rsid w:val="4E3C307A"/>
    <w:rsid w:val="4E4C52A4"/>
    <w:rsid w:val="4E4E18C7"/>
    <w:rsid w:val="4E6A676B"/>
    <w:rsid w:val="4E721FE0"/>
    <w:rsid w:val="4E7E4D0E"/>
    <w:rsid w:val="4E8418BC"/>
    <w:rsid w:val="4E85396E"/>
    <w:rsid w:val="4EB34048"/>
    <w:rsid w:val="4EB87A4C"/>
    <w:rsid w:val="4EBE4484"/>
    <w:rsid w:val="4ECC50D4"/>
    <w:rsid w:val="4ED61E9D"/>
    <w:rsid w:val="4EDA326C"/>
    <w:rsid w:val="4EEC1B0A"/>
    <w:rsid w:val="4EED404F"/>
    <w:rsid w:val="4EF549A4"/>
    <w:rsid w:val="4F1273FD"/>
    <w:rsid w:val="4F1533BE"/>
    <w:rsid w:val="4F173A87"/>
    <w:rsid w:val="4F1A2FF2"/>
    <w:rsid w:val="4F1A639F"/>
    <w:rsid w:val="4F1B0994"/>
    <w:rsid w:val="4F362CB2"/>
    <w:rsid w:val="4F3960E4"/>
    <w:rsid w:val="4F3D613C"/>
    <w:rsid w:val="4F3F7F4F"/>
    <w:rsid w:val="4F420926"/>
    <w:rsid w:val="4F44395E"/>
    <w:rsid w:val="4F457D18"/>
    <w:rsid w:val="4F4932FC"/>
    <w:rsid w:val="4F543F37"/>
    <w:rsid w:val="4F551AAA"/>
    <w:rsid w:val="4F58116E"/>
    <w:rsid w:val="4F674152"/>
    <w:rsid w:val="4F872A5F"/>
    <w:rsid w:val="4F8B1CE9"/>
    <w:rsid w:val="4F900DF5"/>
    <w:rsid w:val="4F925CF5"/>
    <w:rsid w:val="4F95500B"/>
    <w:rsid w:val="4F9A705F"/>
    <w:rsid w:val="4F9C4E02"/>
    <w:rsid w:val="4FA93B19"/>
    <w:rsid w:val="4FAA2A8E"/>
    <w:rsid w:val="4FB21428"/>
    <w:rsid w:val="4FB33AF0"/>
    <w:rsid w:val="4FCA0221"/>
    <w:rsid w:val="4FCB4976"/>
    <w:rsid w:val="4FD4089E"/>
    <w:rsid w:val="4FDA41F1"/>
    <w:rsid w:val="4FDE0D06"/>
    <w:rsid w:val="4FED4829"/>
    <w:rsid w:val="4FF72AFC"/>
    <w:rsid w:val="500024CA"/>
    <w:rsid w:val="50032AC2"/>
    <w:rsid w:val="50085A42"/>
    <w:rsid w:val="50291842"/>
    <w:rsid w:val="50347902"/>
    <w:rsid w:val="503D4E77"/>
    <w:rsid w:val="50431CEF"/>
    <w:rsid w:val="506B1407"/>
    <w:rsid w:val="506D1244"/>
    <w:rsid w:val="508213A3"/>
    <w:rsid w:val="508404C0"/>
    <w:rsid w:val="5092735E"/>
    <w:rsid w:val="50A212FE"/>
    <w:rsid w:val="50A318B6"/>
    <w:rsid w:val="50AD13E0"/>
    <w:rsid w:val="50C43716"/>
    <w:rsid w:val="50D508D2"/>
    <w:rsid w:val="50E351FC"/>
    <w:rsid w:val="50F05039"/>
    <w:rsid w:val="50F56735"/>
    <w:rsid w:val="50F950A0"/>
    <w:rsid w:val="50FA21B9"/>
    <w:rsid w:val="51073305"/>
    <w:rsid w:val="51093CA5"/>
    <w:rsid w:val="51176126"/>
    <w:rsid w:val="513E7552"/>
    <w:rsid w:val="514333DB"/>
    <w:rsid w:val="51497663"/>
    <w:rsid w:val="514A1E7F"/>
    <w:rsid w:val="515D726B"/>
    <w:rsid w:val="516A616D"/>
    <w:rsid w:val="516E5564"/>
    <w:rsid w:val="517021FA"/>
    <w:rsid w:val="51842D39"/>
    <w:rsid w:val="5188083F"/>
    <w:rsid w:val="5188686A"/>
    <w:rsid w:val="51890BC4"/>
    <w:rsid w:val="51926FED"/>
    <w:rsid w:val="519D1A2B"/>
    <w:rsid w:val="51B4394E"/>
    <w:rsid w:val="51B91759"/>
    <w:rsid w:val="51B96A29"/>
    <w:rsid w:val="51C213CA"/>
    <w:rsid w:val="51C74A8E"/>
    <w:rsid w:val="51CE2047"/>
    <w:rsid w:val="51D63855"/>
    <w:rsid w:val="51E105A3"/>
    <w:rsid w:val="51F759E3"/>
    <w:rsid w:val="52010B6A"/>
    <w:rsid w:val="52015A34"/>
    <w:rsid w:val="520D1F3F"/>
    <w:rsid w:val="521171FC"/>
    <w:rsid w:val="52123F58"/>
    <w:rsid w:val="521D3254"/>
    <w:rsid w:val="52251D23"/>
    <w:rsid w:val="522745A9"/>
    <w:rsid w:val="523528D7"/>
    <w:rsid w:val="52527128"/>
    <w:rsid w:val="525340BD"/>
    <w:rsid w:val="52573F92"/>
    <w:rsid w:val="525F7614"/>
    <w:rsid w:val="526B16F4"/>
    <w:rsid w:val="526F2528"/>
    <w:rsid w:val="527303E4"/>
    <w:rsid w:val="527E4071"/>
    <w:rsid w:val="528365A5"/>
    <w:rsid w:val="528B4D98"/>
    <w:rsid w:val="52921573"/>
    <w:rsid w:val="529A4597"/>
    <w:rsid w:val="529B3111"/>
    <w:rsid w:val="52A64A7E"/>
    <w:rsid w:val="52A77A17"/>
    <w:rsid w:val="52AF2186"/>
    <w:rsid w:val="52B80AA4"/>
    <w:rsid w:val="52C03114"/>
    <w:rsid w:val="52CA2E68"/>
    <w:rsid w:val="52CA434E"/>
    <w:rsid w:val="52DC170B"/>
    <w:rsid w:val="52DD49E9"/>
    <w:rsid w:val="52E63056"/>
    <w:rsid w:val="52FC3005"/>
    <w:rsid w:val="530278F8"/>
    <w:rsid w:val="53077FA9"/>
    <w:rsid w:val="53083B73"/>
    <w:rsid w:val="53150F03"/>
    <w:rsid w:val="53232632"/>
    <w:rsid w:val="53254656"/>
    <w:rsid w:val="532C2FCA"/>
    <w:rsid w:val="533F7884"/>
    <w:rsid w:val="535D2566"/>
    <w:rsid w:val="536C3B20"/>
    <w:rsid w:val="536E3C4F"/>
    <w:rsid w:val="53723393"/>
    <w:rsid w:val="537B6C89"/>
    <w:rsid w:val="537E1E44"/>
    <w:rsid w:val="537E263D"/>
    <w:rsid w:val="53861F9F"/>
    <w:rsid w:val="539957F1"/>
    <w:rsid w:val="539C5AE0"/>
    <w:rsid w:val="539E6CE7"/>
    <w:rsid w:val="53A038AF"/>
    <w:rsid w:val="53B3533A"/>
    <w:rsid w:val="53D80B90"/>
    <w:rsid w:val="53E44C5A"/>
    <w:rsid w:val="53E65EC8"/>
    <w:rsid w:val="53E66ABE"/>
    <w:rsid w:val="53F856F2"/>
    <w:rsid w:val="5402356E"/>
    <w:rsid w:val="540F7162"/>
    <w:rsid w:val="54213852"/>
    <w:rsid w:val="54227355"/>
    <w:rsid w:val="542B37A5"/>
    <w:rsid w:val="54321BB6"/>
    <w:rsid w:val="544D49CE"/>
    <w:rsid w:val="546762CC"/>
    <w:rsid w:val="54775141"/>
    <w:rsid w:val="548D5D73"/>
    <w:rsid w:val="54992245"/>
    <w:rsid w:val="54A0245B"/>
    <w:rsid w:val="54A5358F"/>
    <w:rsid w:val="54A66A8B"/>
    <w:rsid w:val="54A83B92"/>
    <w:rsid w:val="54AD530F"/>
    <w:rsid w:val="54BE3C5E"/>
    <w:rsid w:val="54C60431"/>
    <w:rsid w:val="54D453B7"/>
    <w:rsid w:val="54F02B49"/>
    <w:rsid w:val="54F361BF"/>
    <w:rsid w:val="55024DF2"/>
    <w:rsid w:val="55147181"/>
    <w:rsid w:val="551906A4"/>
    <w:rsid w:val="551D7E9E"/>
    <w:rsid w:val="552171D0"/>
    <w:rsid w:val="552342B1"/>
    <w:rsid w:val="5526108F"/>
    <w:rsid w:val="55275049"/>
    <w:rsid w:val="552B39E5"/>
    <w:rsid w:val="552B5120"/>
    <w:rsid w:val="553428AE"/>
    <w:rsid w:val="55513DD4"/>
    <w:rsid w:val="5551739E"/>
    <w:rsid w:val="555C64C6"/>
    <w:rsid w:val="55607377"/>
    <w:rsid w:val="5565091C"/>
    <w:rsid w:val="557D0EBA"/>
    <w:rsid w:val="55835D3C"/>
    <w:rsid w:val="559B7FBB"/>
    <w:rsid w:val="55BA0FC3"/>
    <w:rsid w:val="55BD54C8"/>
    <w:rsid w:val="55D13469"/>
    <w:rsid w:val="55D773DF"/>
    <w:rsid w:val="55E31756"/>
    <w:rsid w:val="55E35200"/>
    <w:rsid w:val="55E45C4A"/>
    <w:rsid w:val="55E56347"/>
    <w:rsid w:val="55E77862"/>
    <w:rsid w:val="55ED1095"/>
    <w:rsid w:val="55F76BCA"/>
    <w:rsid w:val="55F919D5"/>
    <w:rsid w:val="560143BF"/>
    <w:rsid w:val="5607387A"/>
    <w:rsid w:val="56092483"/>
    <w:rsid w:val="560A4FF3"/>
    <w:rsid w:val="56167D5A"/>
    <w:rsid w:val="56377BBF"/>
    <w:rsid w:val="563C45F1"/>
    <w:rsid w:val="56427534"/>
    <w:rsid w:val="56470941"/>
    <w:rsid w:val="56685C3B"/>
    <w:rsid w:val="56735C29"/>
    <w:rsid w:val="56973336"/>
    <w:rsid w:val="56992B94"/>
    <w:rsid w:val="569E7B44"/>
    <w:rsid w:val="56A54F99"/>
    <w:rsid w:val="56C91416"/>
    <w:rsid w:val="56D37C88"/>
    <w:rsid w:val="56D90377"/>
    <w:rsid w:val="56F0334E"/>
    <w:rsid w:val="57033A7C"/>
    <w:rsid w:val="57041C8A"/>
    <w:rsid w:val="57046CD1"/>
    <w:rsid w:val="57061C05"/>
    <w:rsid w:val="571873F3"/>
    <w:rsid w:val="571A658A"/>
    <w:rsid w:val="57216AF8"/>
    <w:rsid w:val="57266029"/>
    <w:rsid w:val="572A7D27"/>
    <w:rsid w:val="57366032"/>
    <w:rsid w:val="5738398F"/>
    <w:rsid w:val="573B0F24"/>
    <w:rsid w:val="57585982"/>
    <w:rsid w:val="575C2427"/>
    <w:rsid w:val="57644EFC"/>
    <w:rsid w:val="57650A92"/>
    <w:rsid w:val="57783CEA"/>
    <w:rsid w:val="577C0B64"/>
    <w:rsid w:val="579831E1"/>
    <w:rsid w:val="57AE6F5A"/>
    <w:rsid w:val="57B40601"/>
    <w:rsid w:val="57B460BF"/>
    <w:rsid w:val="57C55B33"/>
    <w:rsid w:val="57CB1DAF"/>
    <w:rsid w:val="57D50FBC"/>
    <w:rsid w:val="57D94F1D"/>
    <w:rsid w:val="57DC01E2"/>
    <w:rsid w:val="57F116E3"/>
    <w:rsid w:val="57F667C8"/>
    <w:rsid w:val="57FB7A64"/>
    <w:rsid w:val="580F3AAB"/>
    <w:rsid w:val="58114191"/>
    <w:rsid w:val="58121C54"/>
    <w:rsid w:val="581B2337"/>
    <w:rsid w:val="582571EF"/>
    <w:rsid w:val="582F79E3"/>
    <w:rsid w:val="58390AD3"/>
    <w:rsid w:val="58463756"/>
    <w:rsid w:val="584E1248"/>
    <w:rsid w:val="58512F42"/>
    <w:rsid w:val="585C3E11"/>
    <w:rsid w:val="585E37DC"/>
    <w:rsid w:val="58686942"/>
    <w:rsid w:val="58853009"/>
    <w:rsid w:val="58942C0C"/>
    <w:rsid w:val="589C74BE"/>
    <w:rsid w:val="589D0069"/>
    <w:rsid w:val="589D1568"/>
    <w:rsid w:val="58A22CC5"/>
    <w:rsid w:val="58AC291D"/>
    <w:rsid w:val="58C71408"/>
    <w:rsid w:val="58C73067"/>
    <w:rsid w:val="58D32F14"/>
    <w:rsid w:val="58DF5994"/>
    <w:rsid w:val="58EB53E4"/>
    <w:rsid w:val="58FC12E4"/>
    <w:rsid w:val="5922042E"/>
    <w:rsid w:val="59305DBA"/>
    <w:rsid w:val="59336410"/>
    <w:rsid w:val="593B0242"/>
    <w:rsid w:val="594C2D81"/>
    <w:rsid w:val="59685DE0"/>
    <w:rsid w:val="59690FF0"/>
    <w:rsid w:val="596B2D5F"/>
    <w:rsid w:val="597872B8"/>
    <w:rsid w:val="59805AF3"/>
    <w:rsid w:val="59913B04"/>
    <w:rsid w:val="599A027B"/>
    <w:rsid w:val="59AD6EBC"/>
    <w:rsid w:val="59AF01B3"/>
    <w:rsid w:val="59B84898"/>
    <w:rsid w:val="59D20725"/>
    <w:rsid w:val="59E843E8"/>
    <w:rsid w:val="59FA5BE3"/>
    <w:rsid w:val="5A087367"/>
    <w:rsid w:val="5A0A2DFE"/>
    <w:rsid w:val="5A1175DB"/>
    <w:rsid w:val="5A163628"/>
    <w:rsid w:val="5A207011"/>
    <w:rsid w:val="5A271E03"/>
    <w:rsid w:val="5A2A4156"/>
    <w:rsid w:val="5A4B745E"/>
    <w:rsid w:val="5A5D0CD5"/>
    <w:rsid w:val="5A6E6AD9"/>
    <w:rsid w:val="5A6F1879"/>
    <w:rsid w:val="5A7F537F"/>
    <w:rsid w:val="5A87364C"/>
    <w:rsid w:val="5A87383C"/>
    <w:rsid w:val="5A8E2234"/>
    <w:rsid w:val="5A9045EF"/>
    <w:rsid w:val="5AA45643"/>
    <w:rsid w:val="5AC922B4"/>
    <w:rsid w:val="5AD818CC"/>
    <w:rsid w:val="5ADD6237"/>
    <w:rsid w:val="5ADE24DB"/>
    <w:rsid w:val="5AEC3D15"/>
    <w:rsid w:val="5AEF019D"/>
    <w:rsid w:val="5AEF528D"/>
    <w:rsid w:val="5AF66D8D"/>
    <w:rsid w:val="5AF97543"/>
    <w:rsid w:val="5B051EB7"/>
    <w:rsid w:val="5B10598C"/>
    <w:rsid w:val="5B180318"/>
    <w:rsid w:val="5B2D6B5B"/>
    <w:rsid w:val="5B2E0C0C"/>
    <w:rsid w:val="5B3C7AA5"/>
    <w:rsid w:val="5B3D66F4"/>
    <w:rsid w:val="5B4A1B52"/>
    <w:rsid w:val="5B57237F"/>
    <w:rsid w:val="5B6056A8"/>
    <w:rsid w:val="5B630EDB"/>
    <w:rsid w:val="5B68522A"/>
    <w:rsid w:val="5B75731D"/>
    <w:rsid w:val="5B764E53"/>
    <w:rsid w:val="5B7B517D"/>
    <w:rsid w:val="5B7F3E50"/>
    <w:rsid w:val="5B862314"/>
    <w:rsid w:val="5B8F3629"/>
    <w:rsid w:val="5B9432FF"/>
    <w:rsid w:val="5B9613DD"/>
    <w:rsid w:val="5B9F1288"/>
    <w:rsid w:val="5BA366AF"/>
    <w:rsid w:val="5BA551AA"/>
    <w:rsid w:val="5BAB49EF"/>
    <w:rsid w:val="5BAD7978"/>
    <w:rsid w:val="5BB73844"/>
    <w:rsid w:val="5BC72ECC"/>
    <w:rsid w:val="5BD2181A"/>
    <w:rsid w:val="5BDA2840"/>
    <w:rsid w:val="5BE86A6A"/>
    <w:rsid w:val="5BEB2081"/>
    <w:rsid w:val="5BEB75E6"/>
    <w:rsid w:val="5BF11609"/>
    <w:rsid w:val="5BF13924"/>
    <w:rsid w:val="5C051792"/>
    <w:rsid w:val="5C1333B7"/>
    <w:rsid w:val="5C18442D"/>
    <w:rsid w:val="5C2068E9"/>
    <w:rsid w:val="5C2C1E9A"/>
    <w:rsid w:val="5C32667A"/>
    <w:rsid w:val="5C4452F3"/>
    <w:rsid w:val="5C5C0EC1"/>
    <w:rsid w:val="5C706BB2"/>
    <w:rsid w:val="5C7849D0"/>
    <w:rsid w:val="5C7D3620"/>
    <w:rsid w:val="5C9B5CB4"/>
    <w:rsid w:val="5CB310FE"/>
    <w:rsid w:val="5CB81707"/>
    <w:rsid w:val="5CC6342D"/>
    <w:rsid w:val="5CD965F6"/>
    <w:rsid w:val="5CE07022"/>
    <w:rsid w:val="5CE84F97"/>
    <w:rsid w:val="5CEF6B46"/>
    <w:rsid w:val="5CF63518"/>
    <w:rsid w:val="5D0674FD"/>
    <w:rsid w:val="5D197915"/>
    <w:rsid w:val="5D272FEA"/>
    <w:rsid w:val="5D452707"/>
    <w:rsid w:val="5D4C48C6"/>
    <w:rsid w:val="5D571E0A"/>
    <w:rsid w:val="5D581803"/>
    <w:rsid w:val="5D641EE7"/>
    <w:rsid w:val="5D6973C3"/>
    <w:rsid w:val="5D7D75F0"/>
    <w:rsid w:val="5D8C36A6"/>
    <w:rsid w:val="5D91556B"/>
    <w:rsid w:val="5D9460ED"/>
    <w:rsid w:val="5D9E5A46"/>
    <w:rsid w:val="5DA051B2"/>
    <w:rsid w:val="5DAD7DEA"/>
    <w:rsid w:val="5DB06A7B"/>
    <w:rsid w:val="5DB86FBB"/>
    <w:rsid w:val="5DBC32A6"/>
    <w:rsid w:val="5DC71C31"/>
    <w:rsid w:val="5E151F4D"/>
    <w:rsid w:val="5E174793"/>
    <w:rsid w:val="5E180D3C"/>
    <w:rsid w:val="5E196134"/>
    <w:rsid w:val="5E2B002F"/>
    <w:rsid w:val="5E3F0EBA"/>
    <w:rsid w:val="5E452D7E"/>
    <w:rsid w:val="5E494513"/>
    <w:rsid w:val="5E4B77D2"/>
    <w:rsid w:val="5E6272BD"/>
    <w:rsid w:val="5E946471"/>
    <w:rsid w:val="5E983BA1"/>
    <w:rsid w:val="5E9F2BF9"/>
    <w:rsid w:val="5EAB6E19"/>
    <w:rsid w:val="5EBB27D8"/>
    <w:rsid w:val="5EBB373E"/>
    <w:rsid w:val="5ECB567E"/>
    <w:rsid w:val="5ECE600F"/>
    <w:rsid w:val="5ED5412F"/>
    <w:rsid w:val="5ED955D3"/>
    <w:rsid w:val="5EE116F6"/>
    <w:rsid w:val="5EE44AD2"/>
    <w:rsid w:val="5EE748B2"/>
    <w:rsid w:val="5EFB7B42"/>
    <w:rsid w:val="5EFC6067"/>
    <w:rsid w:val="5F06074D"/>
    <w:rsid w:val="5F083A36"/>
    <w:rsid w:val="5F0D23AA"/>
    <w:rsid w:val="5F1922E3"/>
    <w:rsid w:val="5F201CD2"/>
    <w:rsid w:val="5F2415CB"/>
    <w:rsid w:val="5F2C27E6"/>
    <w:rsid w:val="5F2C4468"/>
    <w:rsid w:val="5F2E7908"/>
    <w:rsid w:val="5F3B6327"/>
    <w:rsid w:val="5F405B71"/>
    <w:rsid w:val="5F4E569C"/>
    <w:rsid w:val="5F5B19CB"/>
    <w:rsid w:val="5F5E4A03"/>
    <w:rsid w:val="5F61322C"/>
    <w:rsid w:val="5F6C76BC"/>
    <w:rsid w:val="5F6C7D7E"/>
    <w:rsid w:val="5F8B6D97"/>
    <w:rsid w:val="5F9E43FF"/>
    <w:rsid w:val="5FA0454E"/>
    <w:rsid w:val="5FB1005C"/>
    <w:rsid w:val="5FB214D7"/>
    <w:rsid w:val="5FB5711E"/>
    <w:rsid w:val="5FBC44C7"/>
    <w:rsid w:val="5FC135AF"/>
    <w:rsid w:val="5FC2227D"/>
    <w:rsid w:val="5FC90926"/>
    <w:rsid w:val="5FD846A3"/>
    <w:rsid w:val="5FD905BC"/>
    <w:rsid w:val="5FF064D2"/>
    <w:rsid w:val="6006633E"/>
    <w:rsid w:val="600D5CC3"/>
    <w:rsid w:val="601076E6"/>
    <w:rsid w:val="6011349D"/>
    <w:rsid w:val="60200699"/>
    <w:rsid w:val="6020326D"/>
    <w:rsid w:val="602631AF"/>
    <w:rsid w:val="60295A9B"/>
    <w:rsid w:val="604A6822"/>
    <w:rsid w:val="60621A98"/>
    <w:rsid w:val="606E7F1D"/>
    <w:rsid w:val="607205C2"/>
    <w:rsid w:val="60893AD9"/>
    <w:rsid w:val="608A5FDC"/>
    <w:rsid w:val="608C27A7"/>
    <w:rsid w:val="60941BA4"/>
    <w:rsid w:val="60941F53"/>
    <w:rsid w:val="609C4E93"/>
    <w:rsid w:val="60B24B97"/>
    <w:rsid w:val="60C838D7"/>
    <w:rsid w:val="60C86388"/>
    <w:rsid w:val="60D10B90"/>
    <w:rsid w:val="60EF7B4C"/>
    <w:rsid w:val="60F0724D"/>
    <w:rsid w:val="60F73D35"/>
    <w:rsid w:val="610D2945"/>
    <w:rsid w:val="610E0F39"/>
    <w:rsid w:val="611226FD"/>
    <w:rsid w:val="611434F4"/>
    <w:rsid w:val="61251DE2"/>
    <w:rsid w:val="617F0362"/>
    <w:rsid w:val="6182048A"/>
    <w:rsid w:val="61834AD6"/>
    <w:rsid w:val="618B1F59"/>
    <w:rsid w:val="61915CAA"/>
    <w:rsid w:val="6198302C"/>
    <w:rsid w:val="619C2E99"/>
    <w:rsid w:val="61A54FBC"/>
    <w:rsid w:val="61B50D4F"/>
    <w:rsid w:val="61C10251"/>
    <w:rsid w:val="61C95361"/>
    <w:rsid w:val="61CA48BC"/>
    <w:rsid w:val="61D6503C"/>
    <w:rsid w:val="61DB37B4"/>
    <w:rsid w:val="61E714B1"/>
    <w:rsid w:val="61E920EF"/>
    <w:rsid w:val="61F53953"/>
    <w:rsid w:val="61F767D9"/>
    <w:rsid w:val="620109A4"/>
    <w:rsid w:val="62012E8F"/>
    <w:rsid w:val="62064E6C"/>
    <w:rsid w:val="620B1512"/>
    <w:rsid w:val="621662DD"/>
    <w:rsid w:val="621A1DEC"/>
    <w:rsid w:val="622A0654"/>
    <w:rsid w:val="622C4436"/>
    <w:rsid w:val="622F03AC"/>
    <w:rsid w:val="62330AB0"/>
    <w:rsid w:val="62402F3C"/>
    <w:rsid w:val="624B1E8B"/>
    <w:rsid w:val="62524C5A"/>
    <w:rsid w:val="625A4EDF"/>
    <w:rsid w:val="625D6766"/>
    <w:rsid w:val="626224AC"/>
    <w:rsid w:val="628239FE"/>
    <w:rsid w:val="628A4713"/>
    <w:rsid w:val="62933BEA"/>
    <w:rsid w:val="62997B2F"/>
    <w:rsid w:val="62A3365B"/>
    <w:rsid w:val="62A51AEA"/>
    <w:rsid w:val="62AA0A4A"/>
    <w:rsid w:val="62AE7B48"/>
    <w:rsid w:val="62B92D76"/>
    <w:rsid w:val="62BD6A33"/>
    <w:rsid w:val="62CD4BBA"/>
    <w:rsid w:val="62D44BE8"/>
    <w:rsid w:val="62DF794F"/>
    <w:rsid w:val="62EB075D"/>
    <w:rsid w:val="62F668EA"/>
    <w:rsid w:val="63125CCF"/>
    <w:rsid w:val="63126521"/>
    <w:rsid w:val="631D7AAE"/>
    <w:rsid w:val="63243343"/>
    <w:rsid w:val="632A7FEE"/>
    <w:rsid w:val="63404113"/>
    <w:rsid w:val="634E4828"/>
    <w:rsid w:val="63512CBF"/>
    <w:rsid w:val="636C339A"/>
    <w:rsid w:val="637A0464"/>
    <w:rsid w:val="63867024"/>
    <w:rsid w:val="639226CC"/>
    <w:rsid w:val="63944CCD"/>
    <w:rsid w:val="639A44F3"/>
    <w:rsid w:val="63A92328"/>
    <w:rsid w:val="63AB383F"/>
    <w:rsid w:val="63BF7409"/>
    <w:rsid w:val="63C3708B"/>
    <w:rsid w:val="64024B35"/>
    <w:rsid w:val="640773B8"/>
    <w:rsid w:val="6440126D"/>
    <w:rsid w:val="64457A3D"/>
    <w:rsid w:val="645053A8"/>
    <w:rsid w:val="645F4D63"/>
    <w:rsid w:val="64605827"/>
    <w:rsid w:val="64637855"/>
    <w:rsid w:val="646A6CD9"/>
    <w:rsid w:val="64A97A0C"/>
    <w:rsid w:val="64B434C4"/>
    <w:rsid w:val="64CA2BE2"/>
    <w:rsid w:val="64D833E7"/>
    <w:rsid w:val="64F31388"/>
    <w:rsid w:val="64FF03E0"/>
    <w:rsid w:val="65091BE8"/>
    <w:rsid w:val="651D5583"/>
    <w:rsid w:val="6520075E"/>
    <w:rsid w:val="65224C19"/>
    <w:rsid w:val="6553181E"/>
    <w:rsid w:val="655600A4"/>
    <w:rsid w:val="655D06FB"/>
    <w:rsid w:val="656921C1"/>
    <w:rsid w:val="656B696B"/>
    <w:rsid w:val="65703979"/>
    <w:rsid w:val="65741016"/>
    <w:rsid w:val="65780AA2"/>
    <w:rsid w:val="65825CFF"/>
    <w:rsid w:val="658261AB"/>
    <w:rsid w:val="658E60D1"/>
    <w:rsid w:val="65A63797"/>
    <w:rsid w:val="65AC5BF4"/>
    <w:rsid w:val="65BE75D3"/>
    <w:rsid w:val="65D2212A"/>
    <w:rsid w:val="65DA6A7C"/>
    <w:rsid w:val="65DB6181"/>
    <w:rsid w:val="65FF0297"/>
    <w:rsid w:val="66162B02"/>
    <w:rsid w:val="661B5AAB"/>
    <w:rsid w:val="661C77A6"/>
    <w:rsid w:val="661F7225"/>
    <w:rsid w:val="662B3B66"/>
    <w:rsid w:val="664337B7"/>
    <w:rsid w:val="664A4B38"/>
    <w:rsid w:val="6653548D"/>
    <w:rsid w:val="6653555C"/>
    <w:rsid w:val="66601464"/>
    <w:rsid w:val="66674884"/>
    <w:rsid w:val="66746A8E"/>
    <w:rsid w:val="668C67CD"/>
    <w:rsid w:val="668E742D"/>
    <w:rsid w:val="66A00464"/>
    <w:rsid w:val="66A41562"/>
    <w:rsid w:val="66A63182"/>
    <w:rsid w:val="66B66FCA"/>
    <w:rsid w:val="66C32F3A"/>
    <w:rsid w:val="66D920C8"/>
    <w:rsid w:val="66DC7C3B"/>
    <w:rsid w:val="66DF3CB4"/>
    <w:rsid w:val="66ED67CD"/>
    <w:rsid w:val="66F05EC9"/>
    <w:rsid w:val="671E141A"/>
    <w:rsid w:val="672D2008"/>
    <w:rsid w:val="672F19BA"/>
    <w:rsid w:val="67382B03"/>
    <w:rsid w:val="6749691F"/>
    <w:rsid w:val="67567BEE"/>
    <w:rsid w:val="675A621B"/>
    <w:rsid w:val="67676DB3"/>
    <w:rsid w:val="678B51C0"/>
    <w:rsid w:val="678C0C6A"/>
    <w:rsid w:val="67A43076"/>
    <w:rsid w:val="67A663DE"/>
    <w:rsid w:val="67A71730"/>
    <w:rsid w:val="67AE1C62"/>
    <w:rsid w:val="67C049A7"/>
    <w:rsid w:val="67EC3193"/>
    <w:rsid w:val="67ED497F"/>
    <w:rsid w:val="67FB5006"/>
    <w:rsid w:val="67FF7C72"/>
    <w:rsid w:val="680854A1"/>
    <w:rsid w:val="680C2DBD"/>
    <w:rsid w:val="680C5B68"/>
    <w:rsid w:val="681A251A"/>
    <w:rsid w:val="68272795"/>
    <w:rsid w:val="683364CF"/>
    <w:rsid w:val="6838386E"/>
    <w:rsid w:val="68403177"/>
    <w:rsid w:val="68456530"/>
    <w:rsid w:val="684D3BD3"/>
    <w:rsid w:val="68717C48"/>
    <w:rsid w:val="687228A7"/>
    <w:rsid w:val="68757E9A"/>
    <w:rsid w:val="68917DD6"/>
    <w:rsid w:val="68A0445E"/>
    <w:rsid w:val="68AA6579"/>
    <w:rsid w:val="68B8048A"/>
    <w:rsid w:val="68BD72C6"/>
    <w:rsid w:val="68D01217"/>
    <w:rsid w:val="68F36167"/>
    <w:rsid w:val="692468C5"/>
    <w:rsid w:val="692955B3"/>
    <w:rsid w:val="69406F63"/>
    <w:rsid w:val="695F05BC"/>
    <w:rsid w:val="695F2B4F"/>
    <w:rsid w:val="69656F6E"/>
    <w:rsid w:val="696D6BF3"/>
    <w:rsid w:val="6977000E"/>
    <w:rsid w:val="698546BD"/>
    <w:rsid w:val="699B5F28"/>
    <w:rsid w:val="699D7CC3"/>
    <w:rsid w:val="69A379AF"/>
    <w:rsid w:val="69A7638F"/>
    <w:rsid w:val="69A83288"/>
    <w:rsid w:val="69AB4C7E"/>
    <w:rsid w:val="69AC2078"/>
    <w:rsid w:val="69AE4BC3"/>
    <w:rsid w:val="69B51FC9"/>
    <w:rsid w:val="69B6367D"/>
    <w:rsid w:val="69D349BA"/>
    <w:rsid w:val="69E22A05"/>
    <w:rsid w:val="69E91733"/>
    <w:rsid w:val="69EE7555"/>
    <w:rsid w:val="69F84586"/>
    <w:rsid w:val="69FC74B0"/>
    <w:rsid w:val="6A1E0CA2"/>
    <w:rsid w:val="6A247028"/>
    <w:rsid w:val="6A346098"/>
    <w:rsid w:val="6A3D6768"/>
    <w:rsid w:val="6A4A4BCA"/>
    <w:rsid w:val="6A51277F"/>
    <w:rsid w:val="6A6149EC"/>
    <w:rsid w:val="6A6A7B4E"/>
    <w:rsid w:val="6A72545A"/>
    <w:rsid w:val="6A8D3312"/>
    <w:rsid w:val="6A941E76"/>
    <w:rsid w:val="6A965889"/>
    <w:rsid w:val="6AB72DE2"/>
    <w:rsid w:val="6ABB3497"/>
    <w:rsid w:val="6AC0265F"/>
    <w:rsid w:val="6AD316F8"/>
    <w:rsid w:val="6AD60F5B"/>
    <w:rsid w:val="6AD676FD"/>
    <w:rsid w:val="6ADA5410"/>
    <w:rsid w:val="6ADF5E22"/>
    <w:rsid w:val="6AED61E6"/>
    <w:rsid w:val="6AF6075E"/>
    <w:rsid w:val="6AF93F0C"/>
    <w:rsid w:val="6AFB2B21"/>
    <w:rsid w:val="6B14174C"/>
    <w:rsid w:val="6B3D4585"/>
    <w:rsid w:val="6B4304AF"/>
    <w:rsid w:val="6B665EE1"/>
    <w:rsid w:val="6B682F53"/>
    <w:rsid w:val="6B78744F"/>
    <w:rsid w:val="6B7A45DE"/>
    <w:rsid w:val="6B934800"/>
    <w:rsid w:val="6B9B778F"/>
    <w:rsid w:val="6BB425ED"/>
    <w:rsid w:val="6BC94C60"/>
    <w:rsid w:val="6BCC0E81"/>
    <w:rsid w:val="6BD4662B"/>
    <w:rsid w:val="6BDD1978"/>
    <w:rsid w:val="6BE83214"/>
    <w:rsid w:val="6BEE35EB"/>
    <w:rsid w:val="6BF21197"/>
    <w:rsid w:val="6BF975C1"/>
    <w:rsid w:val="6BFB521E"/>
    <w:rsid w:val="6BFD3124"/>
    <w:rsid w:val="6C0C27E4"/>
    <w:rsid w:val="6C0D0D5A"/>
    <w:rsid w:val="6C291EF4"/>
    <w:rsid w:val="6C3536D6"/>
    <w:rsid w:val="6C3C2385"/>
    <w:rsid w:val="6C3C2A6E"/>
    <w:rsid w:val="6C4A4DF4"/>
    <w:rsid w:val="6C506E2A"/>
    <w:rsid w:val="6C510616"/>
    <w:rsid w:val="6C5B57E6"/>
    <w:rsid w:val="6C5E2A47"/>
    <w:rsid w:val="6C687DEF"/>
    <w:rsid w:val="6C6D0C96"/>
    <w:rsid w:val="6C8142FD"/>
    <w:rsid w:val="6C836B6F"/>
    <w:rsid w:val="6C840409"/>
    <w:rsid w:val="6C873F19"/>
    <w:rsid w:val="6C8822C3"/>
    <w:rsid w:val="6C8F381E"/>
    <w:rsid w:val="6C8F6A85"/>
    <w:rsid w:val="6C936917"/>
    <w:rsid w:val="6C963E5B"/>
    <w:rsid w:val="6C9F3D0A"/>
    <w:rsid w:val="6CB503F9"/>
    <w:rsid w:val="6CB672CC"/>
    <w:rsid w:val="6CC80958"/>
    <w:rsid w:val="6CD42D08"/>
    <w:rsid w:val="6CD7686F"/>
    <w:rsid w:val="6CD80633"/>
    <w:rsid w:val="6CD96C6F"/>
    <w:rsid w:val="6CE71DB7"/>
    <w:rsid w:val="6CE93847"/>
    <w:rsid w:val="6CEA36E4"/>
    <w:rsid w:val="6CF01EE1"/>
    <w:rsid w:val="6CF75DDD"/>
    <w:rsid w:val="6D03518B"/>
    <w:rsid w:val="6D4C47F5"/>
    <w:rsid w:val="6D4E3692"/>
    <w:rsid w:val="6D5245DB"/>
    <w:rsid w:val="6D555C40"/>
    <w:rsid w:val="6D744754"/>
    <w:rsid w:val="6D8211C3"/>
    <w:rsid w:val="6D9F07FA"/>
    <w:rsid w:val="6DAA1BFF"/>
    <w:rsid w:val="6DC151B0"/>
    <w:rsid w:val="6DC63C41"/>
    <w:rsid w:val="6DC84799"/>
    <w:rsid w:val="6DD94724"/>
    <w:rsid w:val="6DDB5DC7"/>
    <w:rsid w:val="6DF478C0"/>
    <w:rsid w:val="6DFE237F"/>
    <w:rsid w:val="6E0051B6"/>
    <w:rsid w:val="6E1812E1"/>
    <w:rsid w:val="6E205122"/>
    <w:rsid w:val="6E2217CA"/>
    <w:rsid w:val="6E4D539F"/>
    <w:rsid w:val="6E504F1C"/>
    <w:rsid w:val="6E52370B"/>
    <w:rsid w:val="6E567B0C"/>
    <w:rsid w:val="6E5A2916"/>
    <w:rsid w:val="6E6F4905"/>
    <w:rsid w:val="6E803BEA"/>
    <w:rsid w:val="6E8E1316"/>
    <w:rsid w:val="6E8E5D1B"/>
    <w:rsid w:val="6E927AA4"/>
    <w:rsid w:val="6EA11FF8"/>
    <w:rsid w:val="6EA94941"/>
    <w:rsid w:val="6EB01708"/>
    <w:rsid w:val="6EBF4BBC"/>
    <w:rsid w:val="6ECE08E0"/>
    <w:rsid w:val="6ED033D1"/>
    <w:rsid w:val="6EDF5B04"/>
    <w:rsid w:val="6EFC242E"/>
    <w:rsid w:val="6F003646"/>
    <w:rsid w:val="6F076C70"/>
    <w:rsid w:val="6F0A69E0"/>
    <w:rsid w:val="6F1216B3"/>
    <w:rsid w:val="6F193D2C"/>
    <w:rsid w:val="6F20181A"/>
    <w:rsid w:val="6F59311B"/>
    <w:rsid w:val="6F5D7005"/>
    <w:rsid w:val="6F70037F"/>
    <w:rsid w:val="6F7A0F57"/>
    <w:rsid w:val="6F7C077E"/>
    <w:rsid w:val="6F9919CB"/>
    <w:rsid w:val="6F9D44A6"/>
    <w:rsid w:val="6F9F3FBA"/>
    <w:rsid w:val="6FA67F63"/>
    <w:rsid w:val="6FA92038"/>
    <w:rsid w:val="6FAA6908"/>
    <w:rsid w:val="6FAB18AE"/>
    <w:rsid w:val="6FAF3161"/>
    <w:rsid w:val="6FB46A76"/>
    <w:rsid w:val="6FB93CB0"/>
    <w:rsid w:val="6FC816DE"/>
    <w:rsid w:val="6FD74B3A"/>
    <w:rsid w:val="6FDA3909"/>
    <w:rsid w:val="6FDD3A0C"/>
    <w:rsid w:val="6FDD55BA"/>
    <w:rsid w:val="6FF03ACF"/>
    <w:rsid w:val="70072A86"/>
    <w:rsid w:val="700B0A86"/>
    <w:rsid w:val="700F3B46"/>
    <w:rsid w:val="702D5A42"/>
    <w:rsid w:val="70366EFF"/>
    <w:rsid w:val="703A4B36"/>
    <w:rsid w:val="70480F65"/>
    <w:rsid w:val="704D4BC8"/>
    <w:rsid w:val="7050368F"/>
    <w:rsid w:val="706165E3"/>
    <w:rsid w:val="706C19C5"/>
    <w:rsid w:val="70961173"/>
    <w:rsid w:val="7099480A"/>
    <w:rsid w:val="70B00AAD"/>
    <w:rsid w:val="70BE254E"/>
    <w:rsid w:val="70C21785"/>
    <w:rsid w:val="70CC61F8"/>
    <w:rsid w:val="70D377DC"/>
    <w:rsid w:val="70E85B97"/>
    <w:rsid w:val="70EC2C14"/>
    <w:rsid w:val="70F05496"/>
    <w:rsid w:val="70FB4D7C"/>
    <w:rsid w:val="71017E66"/>
    <w:rsid w:val="711E0C01"/>
    <w:rsid w:val="71202599"/>
    <w:rsid w:val="712A7B62"/>
    <w:rsid w:val="713F013A"/>
    <w:rsid w:val="714264BB"/>
    <w:rsid w:val="714A69F4"/>
    <w:rsid w:val="714B79A4"/>
    <w:rsid w:val="714C1E0A"/>
    <w:rsid w:val="714F3C9F"/>
    <w:rsid w:val="71574939"/>
    <w:rsid w:val="715923A5"/>
    <w:rsid w:val="71594B2E"/>
    <w:rsid w:val="715E3891"/>
    <w:rsid w:val="7169403C"/>
    <w:rsid w:val="717C7D36"/>
    <w:rsid w:val="718466FF"/>
    <w:rsid w:val="718B79E6"/>
    <w:rsid w:val="718F65BF"/>
    <w:rsid w:val="71956A4D"/>
    <w:rsid w:val="719C320D"/>
    <w:rsid w:val="71A206BD"/>
    <w:rsid w:val="71B049CF"/>
    <w:rsid w:val="71B82DDE"/>
    <w:rsid w:val="71BA2AE7"/>
    <w:rsid w:val="71C66EE4"/>
    <w:rsid w:val="71D14BF2"/>
    <w:rsid w:val="71ED0C4B"/>
    <w:rsid w:val="71F82D8A"/>
    <w:rsid w:val="71F90CAE"/>
    <w:rsid w:val="71FD461C"/>
    <w:rsid w:val="71FF403D"/>
    <w:rsid w:val="71FF5572"/>
    <w:rsid w:val="72045D9B"/>
    <w:rsid w:val="72055D33"/>
    <w:rsid w:val="721421D4"/>
    <w:rsid w:val="72166D42"/>
    <w:rsid w:val="7225300E"/>
    <w:rsid w:val="722D1064"/>
    <w:rsid w:val="72471DE4"/>
    <w:rsid w:val="724C5E4E"/>
    <w:rsid w:val="72543501"/>
    <w:rsid w:val="725D06D9"/>
    <w:rsid w:val="7265631E"/>
    <w:rsid w:val="726D6F1A"/>
    <w:rsid w:val="72753229"/>
    <w:rsid w:val="72781250"/>
    <w:rsid w:val="72850452"/>
    <w:rsid w:val="72945551"/>
    <w:rsid w:val="72A42FE2"/>
    <w:rsid w:val="72AC602C"/>
    <w:rsid w:val="72AF7C60"/>
    <w:rsid w:val="72B43544"/>
    <w:rsid w:val="72B7064B"/>
    <w:rsid w:val="72BB3D06"/>
    <w:rsid w:val="72C91A35"/>
    <w:rsid w:val="72DA52BD"/>
    <w:rsid w:val="72E50ED4"/>
    <w:rsid w:val="72EF785F"/>
    <w:rsid w:val="72F439F4"/>
    <w:rsid w:val="72F478A6"/>
    <w:rsid w:val="73006CE7"/>
    <w:rsid w:val="7316147D"/>
    <w:rsid w:val="731763B1"/>
    <w:rsid w:val="73184FFF"/>
    <w:rsid w:val="731E5587"/>
    <w:rsid w:val="7321626C"/>
    <w:rsid w:val="73290F51"/>
    <w:rsid w:val="732E103A"/>
    <w:rsid w:val="73430F1A"/>
    <w:rsid w:val="73472A0A"/>
    <w:rsid w:val="735B4074"/>
    <w:rsid w:val="735C4A67"/>
    <w:rsid w:val="736374FD"/>
    <w:rsid w:val="736B2678"/>
    <w:rsid w:val="736D33CB"/>
    <w:rsid w:val="73855626"/>
    <w:rsid w:val="7385746D"/>
    <w:rsid w:val="7386181B"/>
    <w:rsid w:val="738C46E4"/>
    <w:rsid w:val="73A67FBE"/>
    <w:rsid w:val="73AC18AD"/>
    <w:rsid w:val="73CD5BF3"/>
    <w:rsid w:val="73CF1E5D"/>
    <w:rsid w:val="73EE2303"/>
    <w:rsid w:val="740E4248"/>
    <w:rsid w:val="74130067"/>
    <w:rsid w:val="74145077"/>
    <w:rsid w:val="74180AA6"/>
    <w:rsid w:val="743357A4"/>
    <w:rsid w:val="744D43AF"/>
    <w:rsid w:val="744E3F93"/>
    <w:rsid w:val="745B7AF5"/>
    <w:rsid w:val="74614B15"/>
    <w:rsid w:val="7473174D"/>
    <w:rsid w:val="74777783"/>
    <w:rsid w:val="74791A1D"/>
    <w:rsid w:val="747A766F"/>
    <w:rsid w:val="747F69F2"/>
    <w:rsid w:val="7480421A"/>
    <w:rsid w:val="74823567"/>
    <w:rsid w:val="748273DD"/>
    <w:rsid w:val="74837BB9"/>
    <w:rsid w:val="74853453"/>
    <w:rsid w:val="74951DAD"/>
    <w:rsid w:val="74B71CAE"/>
    <w:rsid w:val="74BC51D9"/>
    <w:rsid w:val="74BD3B8F"/>
    <w:rsid w:val="74BE45EC"/>
    <w:rsid w:val="74CF4C75"/>
    <w:rsid w:val="74D14EFA"/>
    <w:rsid w:val="74D72C12"/>
    <w:rsid w:val="74DA67B8"/>
    <w:rsid w:val="74DD1636"/>
    <w:rsid w:val="74E76D3F"/>
    <w:rsid w:val="74EC4073"/>
    <w:rsid w:val="74F83F77"/>
    <w:rsid w:val="74FE33EC"/>
    <w:rsid w:val="750B7404"/>
    <w:rsid w:val="751229CA"/>
    <w:rsid w:val="7513018D"/>
    <w:rsid w:val="751B4C73"/>
    <w:rsid w:val="751E31DE"/>
    <w:rsid w:val="75343E33"/>
    <w:rsid w:val="753926D0"/>
    <w:rsid w:val="753A5281"/>
    <w:rsid w:val="753D6B86"/>
    <w:rsid w:val="754347E1"/>
    <w:rsid w:val="754416DF"/>
    <w:rsid w:val="754C3156"/>
    <w:rsid w:val="7552710D"/>
    <w:rsid w:val="75535AAB"/>
    <w:rsid w:val="75832534"/>
    <w:rsid w:val="758F7968"/>
    <w:rsid w:val="75910EA9"/>
    <w:rsid w:val="759D3BCD"/>
    <w:rsid w:val="75A140B7"/>
    <w:rsid w:val="75A67F55"/>
    <w:rsid w:val="75BB16CB"/>
    <w:rsid w:val="75BD6894"/>
    <w:rsid w:val="75C72DA4"/>
    <w:rsid w:val="75DD5434"/>
    <w:rsid w:val="75E55D5E"/>
    <w:rsid w:val="75EA2D72"/>
    <w:rsid w:val="76024B3B"/>
    <w:rsid w:val="760A1BB4"/>
    <w:rsid w:val="760E0809"/>
    <w:rsid w:val="76142B56"/>
    <w:rsid w:val="761D0EFB"/>
    <w:rsid w:val="761D3E38"/>
    <w:rsid w:val="762C4B4E"/>
    <w:rsid w:val="76305A64"/>
    <w:rsid w:val="763B36B7"/>
    <w:rsid w:val="764039A4"/>
    <w:rsid w:val="764065FB"/>
    <w:rsid w:val="76563107"/>
    <w:rsid w:val="765B356C"/>
    <w:rsid w:val="765E1F7F"/>
    <w:rsid w:val="767066F6"/>
    <w:rsid w:val="7672070F"/>
    <w:rsid w:val="767218E0"/>
    <w:rsid w:val="76761ABD"/>
    <w:rsid w:val="76776DEF"/>
    <w:rsid w:val="7684484E"/>
    <w:rsid w:val="768A762C"/>
    <w:rsid w:val="7698426D"/>
    <w:rsid w:val="769B50A8"/>
    <w:rsid w:val="76A35D80"/>
    <w:rsid w:val="76A442EE"/>
    <w:rsid w:val="76A62454"/>
    <w:rsid w:val="76A7787A"/>
    <w:rsid w:val="76AE66DE"/>
    <w:rsid w:val="76B40FF1"/>
    <w:rsid w:val="76DD7E3E"/>
    <w:rsid w:val="76DE13BE"/>
    <w:rsid w:val="76E63454"/>
    <w:rsid w:val="76F663D0"/>
    <w:rsid w:val="76FF12E8"/>
    <w:rsid w:val="770B6B71"/>
    <w:rsid w:val="770C26F6"/>
    <w:rsid w:val="77113E65"/>
    <w:rsid w:val="771D61F8"/>
    <w:rsid w:val="771D77BB"/>
    <w:rsid w:val="773032B7"/>
    <w:rsid w:val="773320F2"/>
    <w:rsid w:val="77333039"/>
    <w:rsid w:val="77385EDA"/>
    <w:rsid w:val="77395CD7"/>
    <w:rsid w:val="773C4AEB"/>
    <w:rsid w:val="773F244E"/>
    <w:rsid w:val="774C0BA2"/>
    <w:rsid w:val="7753216D"/>
    <w:rsid w:val="77543F51"/>
    <w:rsid w:val="775702EE"/>
    <w:rsid w:val="77686BD4"/>
    <w:rsid w:val="7777574B"/>
    <w:rsid w:val="77776EEC"/>
    <w:rsid w:val="77790BF2"/>
    <w:rsid w:val="777A13D4"/>
    <w:rsid w:val="777D4C83"/>
    <w:rsid w:val="77813112"/>
    <w:rsid w:val="7784281D"/>
    <w:rsid w:val="77883A26"/>
    <w:rsid w:val="778B182C"/>
    <w:rsid w:val="778C50E6"/>
    <w:rsid w:val="778F7457"/>
    <w:rsid w:val="779F49FF"/>
    <w:rsid w:val="77A103C9"/>
    <w:rsid w:val="77B26D97"/>
    <w:rsid w:val="77BE08B3"/>
    <w:rsid w:val="77CD7559"/>
    <w:rsid w:val="77D34DA4"/>
    <w:rsid w:val="77DF6068"/>
    <w:rsid w:val="77E02EE1"/>
    <w:rsid w:val="77E13AA6"/>
    <w:rsid w:val="77F24259"/>
    <w:rsid w:val="77F42DE7"/>
    <w:rsid w:val="77F72C7A"/>
    <w:rsid w:val="780066F7"/>
    <w:rsid w:val="780A5B8B"/>
    <w:rsid w:val="781F0AE6"/>
    <w:rsid w:val="78237A30"/>
    <w:rsid w:val="7827545D"/>
    <w:rsid w:val="78294638"/>
    <w:rsid w:val="783C3856"/>
    <w:rsid w:val="78454C09"/>
    <w:rsid w:val="78574C13"/>
    <w:rsid w:val="7867597B"/>
    <w:rsid w:val="786822F7"/>
    <w:rsid w:val="786F290B"/>
    <w:rsid w:val="786F4520"/>
    <w:rsid w:val="78AC4E1A"/>
    <w:rsid w:val="78B04893"/>
    <w:rsid w:val="78B66F46"/>
    <w:rsid w:val="78BC5ED1"/>
    <w:rsid w:val="78C32D1C"/>
    <w:rsid w:val="78C35520"/>
    <w:rsid w:val="78C47142"/>
    <w:rsid w:val="78D800C1"/>
    <w:rsid w:val="78D97F44"/>
    <w:rsid w:val="78DD6430"/>
    <w:rsid w:val="78F23D53"/>
    <w:rsid w:val="78F858DA"/>
    <w:rsid w:val="79001EB4"/>
    <w:rsid w:val="790A2B75"/>
    <w:rsid w:val="790C37F3"/>
    <w:rsid w:val="790D2A9F"/>
    <w:rsid w:val="7910410C"/>
    <w:rsid w:val="791845F6"/>
    <w:rsid w:val="791F55DB"/>
    <w:rsid w:val="792931CD"/>
    <w:rsid w:val="7932333E"/>
    <w:rsid w:val="79335F63"/>
    <w:rsid w:val="79474B75"/>
    <w:rsid w:val="79677873"/>
    <w:rsid w:val="79701808"/>
    <w:rsid w:val="7977554B"/>
    <w:rsid w:val="798F4379"/>
    <w:rsid w:val="799C5376"/>
    <w:rsid w:val="79A7034C"/>
    <w:rsid w:val="79A813E0"/>
    <w:rsid w:val="79AF2BFA"/>
    <w:rsid w:val="79AF4A1F"/>
    <w:rsid w:val="79B40A7C"/>
    <w:rsid w:val="79BE09CC"/>
    <w:rsid w:val="79C14A5C"/>
    <w:rsid w:val="79C706C0"/>
    <w:rsid w:val="79CD1560"/>
    <w:rsid w:val="79D00EC8"/>
    <w:rsid w:val="79D23762"/>
    <w:rsid w:val="79DA6757"/>
    <w:rsid w:val="79FB00F6"/>
    <w:rsid w:val="79FF6B92"/>
    <w:rsid w:val="7A052143"/>
    <w:rsid w:val="7A183976"/>
    <w:rsid w:val="7A3537DD"/>
    <w:rsid w:val="7A360BA9"/>
    <w:rsid w:val="7A37767B"/>
    <w:rsid w:val="7A3A68B1"/>
    <w:rsid w:val="7A406BEF"/>
    <w:rsid w:val="7A443915"/>
    <w:rsid w:val="7A526D19"/>
    <w:rsid w:val="7A5547F3"/>
    <w:rsid w:val="7A591BEC"/>
    <w:rsid w:val="7A6970AB"/>
    <w:rsid w:val="7A6A5F67"/>
    <w:rsid w:val="7A756A5B"/>
    <w:rsid w:val="7AAE7CCB"/>
    <w:rsid w:val="7AB3613B"/>
    <w:rsid w:val="7AC0008B"/>
    <w:rsid w:val="7AC13B81"/>
    <w:rsid w:val="7AC3537A"/>
    <w:rsid w:val="7AC763BA"/>
    <w:rsid w:val="7AD22981"/>
    <w:rsid w:val="7AD31037"/>
    <w:rsid w:val="7ADF7407"/>
    <w:rsid w:val="7AE213B9"/>
    <w:rsid w:val="7AE629CD"/>
    <w:rsid w:val="7AED5C00"/>
    <w:rsid w:val="7AF76022"/>
    <w:rsid w:val="7AFA0106"/>
    <w:rsid w:val="7AFF71DA"/>
    <w:rsid w:val="7B1835C3"/>
    <w:rsid w:val="7B1C082B"/>
    <w:rsid w:val="7B1D016F"/>
    <w:rsid w:val="7B241FCA"/>
    <w:rsid w:val="7B2A2897"/>
    <w:rsid w:val="7B352058"/>
    <w:rsid w:val="7B3B2BCE"/>
    <w:rsid w:val="7B5D7F3E"/>
    <w:rsid w:val="7B7E15B6"/>
    <w:rsid w:val="7B9C7F8F"/>
    <w:rsid w:val="7BA3419F"/>
    <w:rsid w:val="7BA35D10"/>
    <w:rsid w:val="7BA54FCF"/>
    <w:rsid w:val="7BA76E08"/>
    <w:rsid w:val="7BAF503B"/>
    <w:rsid w:val="7BB7297D"/>
    <w:rsid w:val="7BBC6066"/>
    <w:rsid w:val="7BBF163E"/>
    <w:rsid w:val="7BC74947"/>
    <w:rsid w:val="7BCE2BD5"/>
    <w:rsid w:val="7BD02CAD"/>
    <w:rsid w:val="7BEF568F"/>
    <w:rsid w:val="7C036405"/>
    <w:rsid w:val="7C0C608A"/>
    <w:rsid w:val="7C2F45C7"/>
    <w:rsid w:val="7C3F252A"/>
    <w:rsid w:val="7C4D3E37"/>
    <w:rsid w:val="7C4F1683"/>
    <w:rsid w:val="7C5D3327"/>
    <w:rsid w:val="7C68483B"/>
    <w:rsid w:val="7C866379"/>
    <w:rsid w:val="7C906E28"/>
    <w:rsid w:val="7C974D6F"/>
    <w:rsid w:val="7C9A62B1"/>
    <w:rsid w:val="7CA84306"/>
    <w:rsid w:val="7CBA048D"/>
    <w:rsid w:val="7CBA701D"/>
    <w:rsid w:val="7CE25698"/>
    <w:rsid w:val="7CEB692B"/>
    <w:rsid w:val="7CF07C5D"/>
    <w:rsid w:val="7CF1358D"/>
    <w:rsid w:val="7CF55706"/>
    <w:rsid w:val="7CFA3093"/>
    <w:rsid w:val="7CFB2FAC"/>
    <w:rsid w:val="7CFF63CA"/>
    <w:rsid w:val="7D0D0AD0"/>
    <w:rsid w:val="7D0F4CD3"/>
    <w:rsid w:val="7D131BE2"/>
    <w:rsid w:val="7D232047"/>
    <w:rsid w:val="7D553A1B"/>
    <w:rsid w:val="7D5F0BA0"/>
    <w:rsid w:val="7D6159F8"/>
    <w:rsid w:val="7D6E6A7B"/>
    <w:rsid w:val="7D774F3D"/>
    <w:rsid w:val="7D7F1963"/>
    <w:rsid w:val="7D8C7FF1"/>
    <w:rsid w:val="7D8E440B"/>
    <w:rsid w:val="7D9B6D1A"/>
    <w:rsid w:val="7D9C131D"/>
    <w:rsid w:val="7DA25AA2"/>
    <w:rsid w:val="7DA82092"/>
    <w:rsid w:val="7DAA3FFA"/>
    <w:rsid w:val="7DB001D4"/>
    <w:rsid w:val="7DB65775"/>
    <w:rsid w:val="7DC2648A"/>
    <w:rsid w:val="7DC97379"/>
    <w:rsid w:val="7DDA180E"/>
    <w:rsid w:val="7DDC0CC8"/>
    <w:rsid w:val="7DE06E2A"/>
    <w:rsid w:val="7DE26D24"/>
    <w:rsid w:val="7DE83D0F"/>
    <w:rsid w:val="7DF133F3"/>
    <w:rsid w:val="7DF163BB"/>
    <w:rsid w:val="7DF24B32"/>
    <w:rsid w:val="7E0D3F23"/>
    <w:rsid w:val="7E156A24"/>
    <w:rsid w:val="7E210B90"/>
    <w:rsid w:val="7E2C585E"/>
    <w:rsid w:val="7E381F43"/>
    <w:rsid w:val="7E4B7659"/>
    <w:rsid w:val="7E507224"/>
    <w:rsid w:val="7E696598"/>
    <w:rsid w:val="7E7025CC"/>
    <w:rsid w:val="7E8F57FB"/>
    <w:rsid w:val="7EBD2211"/>
    <w:rsid w:val="7EC6501B"/>
    <w:rsid w:val="7EC77CA3"/>
    <w:rsid w:val="7EE93678"/>
    <w:rsid w:val="7EEA4BF6"/>
    <w:rsid w:val="7EED679E"/>
    <w:rsid w:val="7EEF2C84"/>
    <w:rsid w:val="7EFD7E69"/>
    <w:rsid w:val="7F035F51"/>
    <w:rsid w:val="7F06538B"/>
    <w:rsid w:val="7F0718A4"/>
    <w:rsid w:val="7F1244A1"/>
    <w:rsid w:val="7F144AD3"/>
    <w:rsid w:val="7F302092"/>
    <w:rsid w:val="7F310AE1"/>
    <w:rsid w:val="7F3F63ED"/>
    <w:rsid w:val="7F501503"/>
    <w:rsid w:val="7F586C29"/>
    <w:rsid w:val="7F5B132F"/>
    <w:rsid w:val="7F5D0D6A"/>
    <w:rsid w:val="7F7015B7"/>
    <w:rsid w:val="7F931910"/>
    <w:rsid w:val="7F9477D8"/>
    <w:rsid w:val="7F971DE3"/>
    <w:rsid w:val="7FA23B75"/>
    <w:rsid w:val="7FA70BCC"/>
    <w:rsid w:val="7FAD6C5B"/>
    <w:rsid w:val="7FB029C1"/>
    <w:rsid w:val="7FB47561"/>
    <w:rsid w:val="7FBE3573"/>
    <w:rsid w:val="7FC9034A"/>
    <w:rsid w:val="7FCB6357"/>
    <w:rsid w:val="7FE03C9B"/>
    <w:rsid w:val="7FE81445"/>
    <w:rsid w:val="7FF828EA"/>
    <w:rsid w:val="7FFF7C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lang w:val="en-US" w:eastAsia="zh-CN" w:bidi="ar-SA"/>
    </w:rPr>
  </w:style>
  <w:style w:type="character" w:default="1" w:styleId="7">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Balloon Text"/>
    <w:basedOn w:val="1"/>
    <w:link w:val="11"/>
    <w:qFormat/>
    <w:uiPriority w:val="0"/>
    <w:rPr>
      <w:sz w:val="18"/>
      <w:szCs w:val="18"/>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 w:type="character" w:styleId="8">
    <w:name w:val="page number"/>
    <w:basedOn w:val="7"/>
    <w:qFormat/>
    <w:uiPriority w:val="0"/>
  </w:style>
  <w:style w:type="character" w:styleId="9">
    <w:name w:val="annotation reference"/>
    <w:basedOn w:val="7"/>
    <w:qFormat/>
    <w:uiPriority w:val="0"/>
    <w:rPr>
      <w:sz w:val="21"/>
      <w:szCs w:val="21"/>
    </w:rPr>
  </w:style>
  <w:style w:type="table" w:customStyle="1" w:styleId="10">
    <w:name w:val="TableGrid"/>
    <w:qFormat/>
    <w:uiPriority w:val="0"/>
    <w:tblPr>
      <w:tblCellMar>
        <w:top w:w="0" w:type="dxa"/>
        <w:left w:w="0" w:type="dxa"/>
        <w:bottom w:w="0" w:type="dxa"/>
        <w:right w:w="0" w:type="dxa"/>
      </w:tblCellMar>
    </w:tblPr>
  </w:style>
  <w:style w:type="character" w:customStyle="1" w:styleId="11">
    <w:name w:val="批注框文本 字符"/>
    <w:basedOn w:val="7"/>
    <w:link w:val="3"/>
    <w:qFormat/>
    <w:uiPriority w:val="0"/>
    <w:rPr>
      <w:rFonts w:ascii="Calibri" w:hAnsi="Calibri" w:eastAsia="宋体" w:cs="Times New Roman"/>
      <w:kern w:val="2"/>
      <w:sz w:val="18"/>
      <w:szCs w:val="18"/>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9536</Words>
  <Characters>10802</Characters>
  <Lines>153</Lines>
  <Paragraphs>43</Paragraphs>
  <TotalTime>86</TotalTime>
  <ScaleCrop>false</ScaleCrop>
  <LinksUpToDate>false</LinksUpToDate>
  <CharactersWithSpaces>10854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2024-12-09T03:11:00Z</dcterms:created>
  <dc:creator>Administrator</dc:creator>
  <cp:lastModifiedBy>Administrator</cp:lastModifiedBy>
  <dcterms:modified xsi:type="dcterms:W3CDTF">2025-03-11T01:59:56Z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348D4330965640B9B11DE09561E529F3_13</vt:lpwstr>
  </property>
  <property fmtid="{D5CDD505-2E9C-101B-9397-08002B2CF9AE}" pid="4" name="KSOTemplateDocerSaveRecord">
    <vt:lpwstr>eyJoZGlkIjoiMGY2MWE5OGMxMjJjMTYzNTVjZDBiMmY5YmIxNTBhNTIifQ==</vt:lpwstr>
  </property>
</Properties>
</file>